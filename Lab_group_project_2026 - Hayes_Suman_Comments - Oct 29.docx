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A8763" w14:textId="04983478" w:rsidR="00B24A6C" w:rsidRPr="006D491C" w:rsidRDefault="0090646C">
      <w:pPr>
        <w:rPr>
          <w:rFonts w:ascii="Calibri" w:hAnsi="Calibri" w:cs="Calibri"/>
          <w:color w:val="000000" w:themeColor="text1"/>
          <w:sz w:val="32"/>
          <w:szCs w:val="32"/>
        </w:rPr>
      </w:pPr>
      <w:commentRangeStart w:id="0"/>
      <w:commentRangeStart w:id="1"/>
      <w:r w:rsidRPr="006D491C">
        <w:rPr>
          <w:rFonts w:ascii="Calibri" w:hAnsi="Calibri" w:cs="Calibri"/>
          <w:color w:val="000000" w:themeColor="text1"/>
          <w:sz w:val="32"/>
          <w:szCs w:val="32"/>
        </w:rPr>
        <w:t>Lab_group_project 2026</w:t>
      </w:r>
      <w:commentRangeEnd w:id="0"/>
      <w:r w:rsidR="00034E71" w:rsidRPr="006D491C">
        <w:rPr>
          <w:rStyle w:val="CommentReference"/>
          <w:rFonts w:ascii="Calibri" w:hAnsi="Calibri" w:cs="Calibri"/>
          <w:color w:val="000000" w:themeColor="text1"/>
          <w:sz w:val="32"/>
          <w:szCs w:val="32"/>
        </w:rPr>
        <w:commentReference w:id="0"/>
      </w:r>
      <w:commentRangeEnd w:id="1"/>
      <w:r w:rsidR="00C22225" w:rsidRPr="006D491C">
        <w:rPr>
          <w:rStyle w:val="CommentReference"/>
          <w:rFonts w:ascii="Calibri" w:hAnsi="Calibri" w:cs="Calibri"/>
          <w:color w:val="000000" w:themeColor="text1"/>
          <w:sz w:val="32"/>
          <w:szCs w:val="32"/>
        </w:rPr>
        <w:commentReference w:id="1"/>
      </w:r>
    </w:p>
    <w:p w14:paraId="6740C142" w14:textId="6E848216" w:rsidR="005A0801" w:rsidDel="00F82102" w:rsidRDefault="0090646C">
      <w:pPr>
        <w:rPr>
          <w:del w:id="2" w:author="Suman Neupane" w:date="2026-10-30T12:13:00Z" w16du:dateUtc="2026-10-30T16:13:00Z"/>
          <w:rFonts w:ascii="Calibri" w:hAnsi="Calibri" w:cs="Calibri"/>
          <w:color w:val="000000" w:themeColor="text1"/>
          <w:sz w:val="32"/>
          <w:szCs w:val="32"/>
        </w:rPr>
      </w:pPr>
      <w:del w:id="3" w:author="Suman Neupane" w:date="2026-10-30T12:12:00Z" w16du:dateUtc="2026-10-30T16:12:00Z">
        <w:r w:rsidRPr="006D491C" w:rsidDel="00A000C8">
          <w:rPr>
            <w:rFonts w:ascii="Calibri" w:hAnsi="Calibri" w:cs="Calibri"/>
            <w:color w:val="000000" w:themeColor="text1"/>
            <w:sz w:val="32"/>
            <w:szCs w:val="32"/>
          </w:rPr>
          <w:delText xml:space="preserve">Land Cover and SDM </w:delText>
        </w:r>
        <w:commentRangeStart w:id="4"/>
        <w:r w:rsidRPr="006D491C" w:rsidDel="00A000C8">
          <w:rPr>
            <w:rFonts w:ascii="Calibri" w:hAnsi="Calibri" w:cs="Calibri"/>
            <w:color w:val="000000" w:themeColor="text1"/>
            <w:sz w:val="32"/>
            <w:szCs w:val="32"/>
          </w:rPr>
          <w:delText>Performance</w:delText>
        </w:r>
      </w:del>
      <w:ins w:id="5" w:author="Suman Neupane" w:date="2026-10-30T12:12:00Z" w16du:dateUtc="2026-10-30T16:12:00Z">
        <w:r w:rsidR="00A000C8">
          <w:rPr>
            <w:rFonts w:ascii="Calibri" w:hAnsi="Calibri" w:cs="Calibri"/>
            <w:color w:val="000000" w:themeColor="text1"/>
            <w:sz w:val="32"/>
            <w:szCs w:val="32"/>
          </w:rPr>
          <w:t xml:space="preserve">Does land use land cover classes affect the predictive accuracy </w:t>
        </w:r>
        <w:r w:rsidR="005A0801">
          <w:rPr>
            <w:rFonts w:ascii="Calibri" w:hAnsi="Calibri" w:cs="Calibri"/>
            <w:color w:val="000000" w:themeColor="text1"/>
            <w:sz w:val="32"/>
            <w:szCs w:val="32"/>
          </w:rPr>
          <w:t>o</w:t>
        </w:r>
      </w:ins>
      <w:ins w:id="6" w:author="Suman Neupane" w:date="2026-10-30T12:13:00Z" w16du:dateUtc="2026-10-30T16:13:00Z">
        <w:r w:rsidR="00B66D77">
          <w:rPr>
            <w:rFonts w:ascii="Calibri" w:hAnsi="Calibri" w:cs="Calibri"/>
            <w:color w:val="000000" w:themeColor="text1"/>
            <w:sz w:val="32"/>
            <w:szCs w:val="32"/>
          </w:rPr>
          <w:t>f</w:t>
        </w:r>
      </w:ins>
      <w:ins w:id="7" w:author="Suman Neupane" w:date="2026-10-30T12:12:00Z" w16du:dateUtc="2026-10-30T16:12:00Z">
        <w:r w:rsidR="005A0801">
          <w:rPr>
            <w:rFonts w:ascii="Calibri" w:hAnsi="Calibri" w:cs="Calibri"/>
            <w:color w:val="000000" w:themeColor="text1"/>
            <w:sz w:val="32"/>
            <w:szCs w:val="32"/>
          </w:rPr>
          <w:t xml:space="preserve"> species distribution models? </w:t>
        </w:r>
      </w:ins>
      <w:commentRangeEnd w:id="4"/>
      <w:r w:rsidR="00B66D77">
        <w:rPr>
          <w:rStyle w:val="CommentReference"/>
          <w:rFonts w:ascii="Calibri" w:hAnsi="Calibri" w:cs="Calibri"/>
          <w:color w:val="000000" w:themeColor="text1"/>
          <w:sz w:val="32"/>
          <w:szCs w:val="32"/>
        </w:rPr>
        <w:commentReference w:id="4"/>
      </w:r>
    </w:p>
    <w:p w14:paraId="0CF2EFD8" w14:textId="600C689B" w:rsidR="00F82102" w:rsidRDefault="00F82102">
      <w:pPr>
        <w:rPr>
          <w:ins w:id="8" w:author="Suman Neupane" w:date="2026-10-30T12:14:00Z" w16du:dateUtc="2026-10-30T16:14:00Z"/>
          <w:rFonts w:ascii="Calibri" w:hAnsi="Calibri" w:cs="Calibri"/>
          <w:color w:val="000000" w:themeColor="text1"/>
          <w:sz w:val="32"/>
          <w:szCs w:val="32"/>
        </w:rPr>
      </w:pPr>
      <w:ins w:id="9" w:author="Suman Neupane" w:date="2026-10-30T12:14:00Z" w16du:dateUtc="2026-10-30T16:14:00Z">
        <w:r>
          <w:rPr>
            <w:rFonts w:ascii="Calibri" w:hAnsi="Calibri" w:cs="Calibri"/>
            <w:color w:val="000000" w:themeColor="text1"/>
            <w:sz w:val="32"/>
            <w:szCs w:val="32"/>
          </w:rPr>
          <w:t xml:space="preserve">Or </w:t>
        </w:r>
      </w:ins>
    </w:p>
    <w:p w14:paraId="30CFBF48" w14:textId="3DC11F4D" w:rsidR="00F82102" w:rsidRPr="006D491C" w:rsidRDefault="002B21B7">
      <w:pPr>
        <w:rPr>
          <w:ins w:id="10" w:author="Suman Neupane" w:date="2026-10-30T12:14:00Z" w16du:dateUtc="2026-10-30T16:14:00Z"/>
          <w:rFonts w:ascii="Calibri" w:hAnsi="Calibri" w:cs="Calibri"/>
          <w:color w:val="000000" w:themeColor="text1"/>
          <w:sz w:val="32"/>
          <w:szCs w:val="32"/>
        </w:rPr>
      </w:pPr>
      <w:ins w:id="11" w:author="Suman Neupane" w:date="2026-10-30T12:15:00Z">
        <w:r w:rsidRPr="002B21B7">
          <w:rPr>
            <w:rFonts w:ascii="Calibri" w:hAnsi="Calibri" w:cs="Calibri"/>
            <w:color w:val="000000" w:themeColor="text1"/>
            <w:sz w:val="32"/>
            <w:szCs w:val="32"/>
          </w:rPr>
          <w:t xml:space="preserve">Are </w:t>
        </w:r>
      </w:ins>
      <w:ins w:id="12" w:author="Suman Neupane" w:date="2026-10-30T12:16:00Z" w16du:dateUtc="2026-10-30T16:16:00Z">
        <w:r>
          <w:rPr>
            <w:rFonts w:ascii="Calibri" w:hAnsi="Calibri" w:cs="Calibri"/>
            <w:color w:val="000000" w:themeColor="text1"/>
            <w:sz w:val="32"/>
            <w:szCs w:val="32"/>
          </w:rPr>
          <w:t>s</w:t>
        </w:r>
      </w:ins>
      <w:ins w:id="13" w:author="Suman Neupane" w:date="2026-10-30T12:15:00Z">
        <w:r w:rsidRPr="002B21B7">
          <w:rPr>
            <w:rFonts w:ascii="Calibri" w:hAnsi="Calibri" w:cs="Calibri"/>
            <w:color w:val="000000" w:themeColor="text1"/>
            <w:sz w:val="32"/>
            <w:szCs w:val="32"/>
          </w:rPr>
          <w:t xml:space="preserve">pecies </w:t>
        </w:r>
      </w:ins>
      <w:ins w:id="14" w:author="Suman Neupane" w:date="2026-10-30T12:16:00Z" w16du:dateUtc="2026-10-30T16:16:00Z">
        <w:r>
          <w:rPr>
            <w:rFonts w:ascii="Calibri" w:hAnsi="Calibri" w:cs="Calibri"/>
            <w:color w:val="000000" w:themeColor="text1"/>
            <w:sz w:val="32"/>
            <w:szCs w:val="32"/>
          </w:rPr>
          <w:t>d</w:t>
        </w:r>
      </w:ins>
      <w:ins w:id="15" w:author="Suman Neupane" w:date="2026-10-30T12:15:00Z">
        <w:r w:rsidRPr="002B21B7">
          <w:rPr>
            <w:rFonts w:ascii="Calibri" w:hAnsi="Calibri" w:cs="Calibri"/>
            <w:color w:val="000000" w:themeColor="text1"/>
            <w:sz w:val="32"/>
            <w:szCs w:val="32"/>
          </w:rPr>
          <w:t xml:space="preserve">istribution </w:t>
        </w:r>
      </w:ins>
      <w:ins w:id="16" w:author="Suman Neupane" w:date="2026-10-30T12:16:00Z" w16du:dateUtc="2026-10-30T16:16:00Z">
        <w:r>
          <w:rPr>
            <w:rFonts w:ascii="Calibri" w:hAnsi="Calibri" w:cs="Calibri"/>
            <w:color w:val="000000" w:themeColor="text1"/>
            <w:sz w:val="32"/>
            <w:szCs w:val="32"/>
          </w:rPr>
          <w:t>m</w:t>
        </w:r>
      </w:ins>
      <w:ins w:id="17" w:author="Suman Neupane" w:date="2026-10-30T12:15:00Z">
        <w:r w:rsidRPr="002B21B7">
          <w:rPr>
            <w:rFonts w:ascii="Calibri" w:hAnsi="Calibri" w:cs="Calibri"/>
            <w:color w:val="000000" w:themeColor="text1"/>
            <w:sz w:val="32"/>
            <w:szCs w:val="32"/>
          </w:rPr>
          <w:t xml:space="preserve">odels </w:t>
        </w:r>
      </w:ins>
      <w:ins w:id="18" w:author="Suman Neupane" w:date="2026-10-30T12:16:00Z" w16du:dateUtc="2026-10-30T16:16:00Z">
        <w:r>
          <w:rPr>
            <w:rFonts w:ascii="Calibri" w:hAnsi="Calibri" w:cs="Calibri"/>
            <w:color w:val="000000" w:themeColor="text1"/>
            <w:sz w:val="32"/>
            <w:szCs w:val="32"/>
          </w:rPr>
          <w:t>e</w:t>
        </w:r>
      </w:ins>
      <w:ins w:id="19" w:author="Suman Neupane" w:date="2026-10-30T12:15:00Z">
        <w:r w:rsidRPr="002B21B7">
          <w:rPr>
            <w:rFonts w:ascii="Calibri" w:hAnsi="Calibri" w:cs="Calibri"/>
            <w:color w:val="000000" w:themeColor="text1"/>
            <w:sz w:val="32"/>
            <w:szCs w:val="32"/>
          </w:rPr>
          <w:t xml:space="preserve">qually </w:t>
        </w:r>
      </w:ins>
      <w:ins w:id="20" w:author="Suman Neupane" w:date="2026-10-30T12:16:00Z" w16du:dateUtc="2026-10-30T16:16:00Z">
        <w:r>
          <w:rPr>
            <w:rFonts w:ascii="Calibri" w:hAnsi="Calibri" w:cs="Calibri"/>
            <w:color w:val="000000" w:themeColor="text1"/>
            <w:sz w:val="32"/>
            <w:szCs w:val="32"/>
          </w:rPr>
          <w:t>r</w:t>
        </w:r>
      </w:ins>
      <w:ins w:id="21" w:author="Suman Neupane" w:date="2026-10-30T12:15:00Z">
        <w:r w:rsidRPr="002B21B7">
          <w:rPr>
            <w:rFonts w:ascii="Calibri" w:hAnsi="Calibri" w:cs="Calibri"/>
            <w:color w:val="000000" w:themeColor="text1"/>
            <w:sz w:val="32"/>
            <w:szCs w:val="32"/>
          </w:rPr>
          <w:t xml:space="preserve">eliable </w:t>
        </w:r>
      </w:ins>
      <w:ins w:id="22" w:author="Suman Neupane" w:date="2026-10-30T12:19:00Z" w16du:dateUtc="2026-10-30T16:19:00Z">
        <w:r w:rsidR="007F0253">
          <w:rPr>
            <w:rFonts w:ascii="Calibri" w:hAnsi="Calibri" w:cs="Calibri"/>
            <w:color w:val="000000" w:themeColor="text1"/>
            <w:sz w:val="32"/>
            <w:szCs w:val="32"/>
          </w:rPr>
          <w:t xml:space="preserve">different land </w:t>
        </w:r>
        <w:r w:rsidR="00BD4C43">
          <w:rPr>
            <w:rFonts w:ascii="Calibri" w:hAnsi="Calibri" w:cs="Calibri"/>
            <w:color w:val="000000" w:themeColor="text1"/>
            <w:sz w:val="32"/>
            <w:szCs w:val="32"/>
          </w:rPr>
          <w:t>cover types</w:t>
        </w:r>
      </w:ins>
      <w:ins w:id="23" w:author="Suman Neupane" w:date="2026-10-30T12:15:00Z">
        <w:r w:rsidRPr="002B21B7">
          <w:rPr>
            <w:rFonts w:ascii="Calibri" w:hAnsi="Calibri" w:cs="Calibri"/>
            <w:color w:val="000000" w:themeColor="text1"/>
            <w:sz w:val="32"/>
            <w:szCs w:val="32"/>
          </w:rPr>
          <w:t>?</w:t>
        </w:r>
      </w:ins>
    </w:p>
    <w:p w14:paraId="0077B68C" w14:textId="4A31DD80" w:rsidR="0090646C" w:rsidRDefault="0090646C" w:rsidP="0090646C">
      <w:pPr>
        <w:rPr>
          <w:ins w:id="24" w:author="Suman Neupane" w:date="2026-10-30T14:54:00Z" w16du:dateUtc="2026-10-30T18:54:00Z"/>
          <w:rFonts w:ascii="Calibri" w:hAnsi="Calibri" w:cs="Calibri"/>
          <w:color w:val="000000" w:themeColor="text1"/>
        </w:rPr>
      </w:pPr>
      <w:commentRangeStart w:id="25"/>
      <w:r w:rsidRPr="006D491C">
        <w:rPr>
          <w:rFonts w:ascii="Calibri" w:hAnsi="Calibri" w:cs="Calibri"/>
          <w:color w:val="000000" w:themeColor="text1"/>
        </w:rPr>
        <w:t>We propose to test whether species distribution models (SDMs) are equally reliable across land-cover types</w:t>
      </w:r>
      <w:commentRangeEnd w:id="25"/>
      <w:r w:rsidR="00FA7253" w:rsidRPr="006D491C">
        <w:rPr>
          <w:rStyle w:val="CommentReference"/>
          <w:rFonts w:ascii="Calibri" w:hAnsi="Calibri" w:cs="Calibri"/>
          <w:color w:val="000000" w:themeColor="text1"/>
          <w:sz w:val="24"/>
          <w:szCs w:val="24"/>
        </w:rPr>
        <w:commentReference w:id="25"/>
      </w:r>
      <w:r w:rsidRPr="006D491C">
        <w:rPr>
          <w:rFonts w:ascii="Calibri" w:hAnsi="Calibri" w:cs="Calibri"/>
          <w:color w:val="000000" w:themeColor="text1"/>
        </w:rPr>
        <w:t xml:space="preserve">, and whether adding land cover as a predictor makes them more consistent. SDMs </w:t>
      </w:r>
      <w:del w:id="26" w:author="Suman Neupane" w:date="2026-10-30T14:59:00Z" w16du:dateUtc="2026-10-30T18:59:00Z">
        <w:r w:rsidRPr="006D491C" w:rsidDel="003F4689">
          <w:rPr>
            <w:rFonts w:ascii="Calibri" w:hAnsi="Calibri" w:cs="Calibri"/>
            <w:color w:val="000000" w:themeColor="text1"/>
          </w:rPr>
          <w:delText>often</w:delText>
        </w:r>
      </w:del>
      <w:ins w:id="27" w:author="Suman Neupane" w:date="2026-10-30T14:59:00Z" w16du:dateUtc="2026-10-30T18:59:00Z">
        <w:r w:rsidR="003F4689" w:rsidRPr="006D491C">
          <w:rPr>
            <w:rFonts w:ascii="Calibri" w:hAnsi="Calibri" w:cs="Calibri"/>
            <w:color w:val="000000" w:themeColor="text1"/>
          </w:rPr>
          <w:t>are often</w:t>
        </w:r>
      </w:ins>
      <w:r w:rsidRPr="006D491C">
        <w:rPr>
          <w:rFonts w:ascii="Calibri" w:hAnsi="Calibri" w:cs="Calibri"/>
          <w:color w:val="000000" w:themeColor="text1"/>
        </w:rPr>
        <w:t xml:space="preserve"> judged by one overall score, such as an AUC of 0.85 for the whole study area. That number can hide large differences: a climate-only model may predict well in forest but poorly in cities or farmland, where land use, not climate, decides whether a species is present. We want to measure those hidden differences and test whether land cover removes them.</w:t>
      </w:r>
    </w:p>
    <w:p w14:paraId="78A12C2A" w14:textId="609727B8" w:rsidR="00813658" w:rsidRDefault="00167D89" w:rsidP="0090646C">
      <w:pPr>
        <w:rPr>
          <w:ins w:id="28" w:author="Suman Neupane" w:date="2026-10-30T15:01:00Z" w16du:dateUtc="2026-10-30T19:01:00Z"/>
          <w:rFonts w:ascii="Calibri" w:hAnsi="Calibri" w:cs="Calibri"/>
          <w:color w:val="000000" w:themeColor="text1"/>
        </w:rPr>
      </w:pPr>
      <w:ins w:id="29" w:author="Suman Neupane" w:date="2026-10-30T15:01:00Z" w16du:dateUtc="2026-10-30T19:01:00Z">
        <w:r>
          <w:rPr>
            <w:rFonts w:ascii="Calibri" w:hAnsi="Calibri" w:cs="Calibri"/>
            <w:color w:val="000000" w:themeColor="text1"/>
          </w:rPr>
          <w:t>SDMs performances are usually evaluated using cross- validation</w:t>
        </w:r>
        <w:r w:rsidR="000B2931">
          <w:rPr>
            <w:rFonts w:ascii="Calibri" w:hAnsi="Calibri" w:cs="Calibri"/>
            <w:color w:val="000000" w:themeColor="text1"/>
          </w:rPr>
          <w:t xml:space="preserve">, where portion of occurrences </w:t>
        </w:r>
      </w:ins>
      <w:ins w:id="30" w:author="Suman Neupane" w:date="2026-10-30T15:02:00Z" w16du:dateUtc="2026-10-30T19:02:00Z">
        <w:r w:rsidR="000B2931">
          <w:rPr>
            <w:rFonts w:ascii="Calibri" w:hAnsi="Calibri" w:cs="Calibri"/>
            <w:color w:val="000000" w:themeColor="text1"/>
          </w:rPr>
          <w:t xml:space="preserve">is hold for testing and a single accuracy (e.g. AUC, TSS, RMSE, etc.) </w:t>
        </w:r>
        <w:r w:rsidR="003073EA">
          <w:rPr>
            <w:rFonts w:ascii="Calibri" w:hAnsi="Calibri" w:cs="Calibri"/>
            <w:color w:val="000000" w:themeColor="text1"/>
          </w:rPr>
          <w:t xml:space="preserve">is reported. This overall metrics could </w:t>
        </w:r>
      </w:ins>
      <w:ins w:id="31" w:author="Suman Neupane" w:date="2026-10-30T15:03:00Z" w16du:dateUtc="2026-10-30T19:03:00Z">
        <w:r w:rsidR="000817EF">
          <w:rPr>
            <w:rFonts w:ascii="Calibri" w:hAnsi="Calibri" w:cs="Calibri"/>
            <w:color w:val="000000" w:themeColor="text1"/>
          </w:rPr>
          <w:t>potentially</w:t>
        </w:r>
      </w:ins>
      <w:ins w:id="32" w:author="Suman Neupane" w:date="2026-10-30T15:02:00Z" w16du:dateUtc="2026-10-30T19:02:00Z">
        <w:r w:rsidR="003073EA">
          <w:rPr>
            <w:rFonts w:ascii="Calibri" w:hAnsi="Calibri" w:cs="Calibri"/>
            <w:color w:val="000000" w:themeColor="text1"/>
          </w:rPr>
          <w:t xml:space="preserve"> hide </w:t>
        </w:r>
      </w:ins>
      <w:ins w:id="33" w:author="Suman Neupane" w:date="2026-10-30T15:04:00Z" w16du:dateUtc="2026-10-30T19:04:00Z">
        <w:r w:rsidR="000817EF">
          <w:rPr>
            <w:rFonts w:ascii="Calibri" w:hAnsi="Calibri" w:cs="Calibri"/>
            <w:color w:val="000000" w:themeColor="text1"/>
          </w:rPr>
          <w:t>spatial</w:t>
        </w:r>
      </w:ins>
      <w:ins w:id="34" w:author="Suman Neupane" w:date="2026-10-30T15:03:00Z" w16du:dateUtc="2026-10-30T19:03:00Z">
        <w:r w:rsidR="003073EA">
          <w:rPr>
            <w:rFonts w:ascii="Calibri" w:hAnsi="Calibri" w:cs="Calibri"/>
            <w:color w:val="000000" w:themeColor="text1"/>
          </w:rPr>
          <w:t xml:space="preserve"> </w:t>
        </w:r>
      </w:ins>
      <w:ins w:id="35" w:author="Suman Neupane" w:date="2026-10-30T15:04:00Z" w16du:dateUtc="2026-10-30T19:04:00Z">
        <w:r w:rsidR="000817EF">
          <w:rPr>
            <w:rFonts w:ascii="Calibri" w:hAnsi="Calibri" w:cs="Calibri"/>
            <w:color w:val="000000" w:themeColor="text1"/>
          </w:rPr>
          <w:t>variation.</w:t>
        </w:r>
      </w:ins>
      <w:ins w:id="36" w:author="Suman Neupane" w:date="2026-10-30T15:03:00Z" w16du:dateUtc="2026-10-30T19:03:00Z">
        <w:r w:rsidR="00EF16E6">
          <w:rPr>
            <w:rFonts w:ascii="Calibri" w:hAnsi="Calibri" w:cs="Calibri"/>
            <w:color w:val="000000" w:themeColor="text1"/>
          </w:rPr>
          <w:t xml:space="preserve"> A model might perform well in some parts of landscape </w:t>
        </w:r>
        <w:r w:rsidR="000817EF">
          <w:rPr>
            <w:rFonts w:ascii="Calibri" w:hAnsi="Calibri" w:cs="Calibri"/>
            <w:color w:val="000000" w:themeColor="text1"/>
          </w:rPr>
          <w:t>and</w:t>
        </w:r>
        <w:r w:rsidR="00EF16E6">
          <w:rPr>
            <w:rFonts w:ascii="Calibri" w:hAnsi="Calibri" w:cs="Calibri"/>
            <w:color w:val="000000" w:themeColor="text1"/>
          </w:rPr>
          <w:t xml:space="preserve"> poorly on </w:t>
        </w:r>
      </w:ins>
      <w:ins w:id="37" w:author="Suman Neupane" w:date="2026-10-30T15:04:00Z" w16du:dateUtc="2026-10-30T19:04:00Z">
        <w:r w:rsidR="000817EF">
          <w:rPr>
            <w:rFonts w:ascii="Calibri" w:hAnsi="Calibri" w:cs="Calibri"/>
            <w:color w:val="000000" w:themeColor="text1"/>
          </w:rPr>
          <w:t>others</w:t>
        </w:r>
      </w:ins>
      <w:ins w:id="38" w:author="Suman Neupane" w:date="2026-10-30T15:03:00Z" w16du:dateUtc="2026-10-30T19:03:00Z">
        <w:r w:rsidR="000817EF">
          <w:rPr>
            <w:rFonts w:ascii="Calibri" w:hAnsi="Calibri" w:cs="Calibri"/>
            <w:color w:val="000000" w:themeColor="text1"/>
          </w:rPr>
          <w:t>. A</w:t>
        </w:r>
      </w:ins>
      <w:ins w:id="39" w:author="Suman Neupane" w:date="2026-10-30T15:03:00Z">
        <w:r w:rsidR="000817EF" w:rsidRPr="000817EF">
          <w:rPr>
            <w:rFonts w:ascii="Calibri" w:hAnsi="Calibri" w:cs="Calibri"/>
            <w:color w:val="000000" w:themeColor="text1"/>
          </w:rPr>
          <w:t>veraging across all test points can make a model appear more reliable than it is in certain areas.</w:t>
        </w:r>
      </w:ins>
      <w:ins w:id="40" w:author="Suman Neupane" w:date="2026-10-30T15:04:00Z" w16du:dateUtc="2026-10-30T19:04:00Z">
        <w:r w:rsidR="000817EF">
          <w:rPr>
            <w:rFonts w:ascii="Calibri" w:hAnsi="Calibri" w:cs="Calibri"/>
            <w:color w:val="000000" w:themeColor="text1"/>
          </w:rPr>
          <w:t xml:space="preserve"> Land use </w:t>
        </w:r>
        <w:r w:rsidR="00FB1B55">
          <w:rPr>
            <w:rFonts w:ascii="Calibri" w:hAnsi="Calibri" w:cs="Calibri"/>
            <w:color w:val="000000" w:themeColor="text1"/>
          </w:rPr>
          <w:t>is a likely source of this variation</w:t>
        </w:r>
      </w:ins>
      <w:ins w:id="41" w:author="Suman Neupane" w:date="2026-10-30T15:05:00Z" w16du:dateUtc="2026-10-30T19:05:00Z">
        <w:r w:rsidR="00850F35">
          <w:rPr>
            <w:rFonts w:ascii="Calibri" w:hAnsi="Calibri" w:cs="Calibri"/>
            <w:color w:val="000000" w:themeColor="text1"/>
          </w:rPr>
          <w:t xml:space="preserve">. </w:t>
        </w:r>
        <w:r w:rsidR="00B04756">
          <w:rPr>
            <w:rFonts w:ascii="Calibri" w:hAnsi="Calibri" w:cs="Calibri"/>
            <w:color w:val="000000" w:themeColor="text1"/>
          </w:rPr>
          <w:t xml:space="preserve">The habitat conditions </w:t>
        </w:r>
      </w:ins>
      <w:ins w:id="42" w:author="Suman Neupane" w:date="2026-10-30T15:06:00Z" w16du:dateUtc="2026-10-30T19:06:00Z">
        <w:r w:rsidR="00773FD6">
          <w:rPr>
            <w:rFonts w:ascii="Calibri" w:hAnsi="Calibri" w:cs="Calibri"/>
            <w:color w:val="000000" w:themeColor="text1"/>
          </w:rPr>
          <w:t>differ</w:t>
        </w:r>
      </w:ins>
      <w:ins w:id="43" w:author="Suman Neupane" w:date="2026-10-30T15:05:00Z" w16du:dateUtc="2026-10-30T19:05:00Z">
        <w:r w:rsidR="00B04756">
          <w:rPr>
            <w:rFonts w:ascii="Calibri" w:hAnsi="Calibri" w:cs="Calibri"/>
            <w:color w:val="000000" w:themeColor="text1"/>
          </w:rPr>
          <w:t xml:space="preserve"> sharply </w:t>
        </w:r>
      </w:ins>
      <w:ins w:id="44" w:author="Suman Neupane" w:date="2026-10-30T15:06:00Z" w16du:dateUtc="2026-10-30T19:06:00Z">
        <w:r w:rsidR="00773FD6">
          <w:rPr>
            <w:rFonts w:ascii="Calibri" w:hAnsi="Calibri" w:cs="Calibri"/>
            <w:color w:val="000000" w:themeColor="text1"/>
          </w:rPr>
          <w:t>between forest</w:t>
        </w:r>
      </w:ins>
      <w:ins w:id="45" w:author="Suman Neupane" w:date="2026-10-30T15:05:00Z" w16du:dateUtc="2026-10-30T19:05:00Z">
        <w:r w:rsidR="00B04756">
          <w:rPr>
            <w:rFonts w:ascii="Calibri" w:hAnsi="Calibri" w:cs="Calibri"/>
            <w:color w:val="000000" w:themeColor="text1"/>
          </w:rPr>
          <w:t xml:space="preserve">, </w:t>
        </w:r>
      </w:ins>
      <w:ins w:id="46" w:author="Suman Neupane" w:date="2026-10-30T15:06:00Z" w16du:dateUtc="2026-10-30T19:06:00Z">
        <w:r w:rsidR="00773FD6">
          <w:rPr>
            <w:rFonts w:ascii="Calibri" w:hAnsi="Calibri" w:cs="Calibri"/>
            <w:color w:val="000000" w:themeColor="text1"/>
          </w:rPr>
          <w:t>grasslands</w:t>
        </w:r>
      </w:ins>
      <w:ins w:id="47" w:author="Suman Neupane" w:date="2026-10-30T15:05:00Z" w16du:dateUtc="2026-10-30T19:05:00Z">
        <w:r w:rsidR="00B04756">
          <w:rPr>
            <w:rFonts w:ascii="Calibri" w:hAnsi="Calibri" w:cs="Calibri"/>
            <w:color w:val="000000" w:themeColor="text1"/>
          </w:rPr>
          <w:t xml:space="preserve">, </w:t>
        </w:r>
      </w:ins>
      <w:ins w:id="48" w:author="Suman Neupane" w:date="2026-10-30T15:06:00Z" w16du:dateUtc="2026-10-30T19:06:00Z">
        <w:r w:rsidR="00773FD6">
          <w:rPr>
            <w:rFonts w:ascii="Calibri" w:hAnsi="Calibri" w:cs="Calibri"/>
            <w:color w:val="000000" w:themeColor="text1"/>
          </w:rPr>
          <w:t>agricultural</w:t>
        </w:r>
      </w:ins>
      <w:ins w:id="49" w:author="Suman Neupane" w:date="2026-10-30T15:05:00Z" w16du:dateUtc="2026-10-30T19:05:00Z">
        <w:r w:rsidR="00B04756">
          <w:rPr>
            <w:rFonts w:ascii="Calibri" w:hAnsi="Calibri" w:cs="Calibri"/>
            <w:color w:val="000000" w:themeColor="text1"/>
          </w:rPr>
          <w:t xml:space="preserve"> land</w:t>
        </w:r>
        <w:r w:rsidR="00773FD6">
          <w:rPr>
            <w:rFonts w:ascii="Calibri" w:hAnsi="Calibri" w:cs="Calibri"/>
            <w:color w:val="000000" w:themeColor="text1"/>
          </w:rPr>
          <w:t xml:space="preserve">, and </w:t>
        </w:r>
      </w:ins>
      <w:ins w:id="50" w:author="Suman Neupane" w:date="2026-10-30T15:06:00Z" w16du:dateUtc="2026-10-30T19:06:00Z">
        <w:r w:rsidR="00773FD6">
          <w:rPr>
            <w:rFonts w:ascii="Calibri" w:hAnsi="Calibri" w:cs="Calibri"/>
            <w:color w:val="000000" w:themeColor="text1"/>
          </w:rPr>
          <w:t>built-up</w:t>
        </w:r>
      </w:ins>
      <w:ins w:id="51" w:author="Suman Neupane" w:date="2026-10-30T15:05:00Z" w16du:dateUtc="2026-10-30T19:05:00Z">
        <w:r w:rsidR="00773FD6">
          <w:rPr>
            <w:rFonts w:ascii="Calibri" w:hAnsi="Calibri" w:cs="Calibri"/>
            <w:color w:val="000000" w:themeColor="text1"/>
          </w:rPr>
          <w:t xml:space="preserve"> areas. </w:t>
        </w:r>
      </w:ins>
      <w:ins w:id="52" w:author="Suman Neupane" w:date="2026-10-30T15:06:00Z">
        <w:r w:rsidR="00773FD6" w:rsidRPr="00773FD6">
          <w:rPr>
            <w:rFonts w:ascii="Calibri" w:hAnsi="Calibri" w:cs="Calibri"/>
            <w:color w:val="000000" w:themeColor="text1"/>
          </w:rPr>
          <w:t>If the predictors in an SDM do not fully capture these differences, model accuracy is expected to vary across land-use classes.</w:t>
        </w:r>
      </w:ins>
      <w:ins w:id="53" w:author="Suman Neupane" w:date="2026-10-30T15:06:00Z" w16du:dateUtc="2026-10-30T19:06:00Z">
        <w:r w:rsidR="00773FD6">
          <w:rPr>
            <w:rFonts w:ascii="Calibri" w:hAnsi="Calibri" w:cs="Calibri"/>
            <w:color w:val="000000" w:themeColor="text1"/>
          </w:rPr>
          <w:t xml:space="preserve"> </w:t>
        </w:r>
      </w:ins>
      <w:ins w:id="54" w:author="Suman Neupane" w:date="2026-10-30T15:07:00Z">
        <w:r w:rsidR="008F1A37" w:rsidRPr="008F1A37">
          <w:rPr>
            <w:rFonts w:ascii="Calibri" w:hAnsi="Calibri" w:cs="Calibri"/>
            <w:color w:val="000000" w:themeColor="text1"/>
          </w:rPr>
          <w:t>To test this, we will train the model on the full training dataset and then split the testing data by land-use class, evaluating performance separately within each class.</w:t>
        </w:r>
      </w:ins>
      <w:ins w:id="55" w:author="Suman Neupane" w:date="2026-10-30T15:07:00Z" w16du:dateUtc="2026-10-30T19:07:00Z">
        <w:r w:rsidR="000B6E61" w:rsidRPr="000B6E61">
          <w:t xml:space="preserve"> </w:t>
        </w:r>
      </w:ins>
      <w:ins w:id="56" w:author="Suman Neupane" w:date="2026-10-30T15:07:00Z">
        <w:r w:rsidR="000B6E61" w:rsidRPr="000B6E61">
          <w:rPr>
            <w:rFonts w:ascii="Calibri" w:hAnsi="Calibri" w:cs="Calibri"/>
            <w:color w:val="000000" w:themeColor="text1"/>
          </w:rPr>
          <w:t xml:space="preserve">This land-use–stratified evaluation will show whether the model performs better than chance in every class or only in some, and whether performance differs systematically </w:t>
        </w:r>
      </w:ins>
      <w:ins w:id="57" w:author="Suman Neupane" w:date="2026-10-30T15:08:00Z" w16du:dateUtc="2026-10-30T19:08:00Z">
        <w:r w:rsidR="000B6E61">
          <w:rPr>
            <w:rFonts w:ascii="Calibri" w:hAnsi="Calibri" w:cs="Calibri"/>
            <w:color w:val="000000" w:themeColor="text1"/>
          </w:rPr>
          <w:t>across land</w:t>
        </w:r>
        <w:r w:rsidR="0075193A">
          <w:rPr>
            <w:rFonts w:ascii="Calibri" w:hAnsi="Calibri" w:cs="Calibri"/>
            <w:color w:val="000000" w:themeColor="text1"/>
          </w:rPr>
          <w:t xml:space="preserve"> types. </w:t>
        </w:r>
      </w:ins>
    </w:p>
    <w:p w14:paraId="7D501D89" w14:textId="7C3E2F15" w:rsidR="00CA0307" w:rsidRDefault="0068659C" w:rsidP="0090646C">
      <w:pPr>
        <w:rPr>
          <w:ins w:id="58" w:author="Suman Neupane" w:date="2026-10-30T14:58:00Z" w16du:dateUtc="2026-10-30T18:58:00Z"/>
          <w:rFonts w:ascii="Calibri" w:hAnsi="Calibri" w:cs="Calibri"/>
          <w:color w:val="000000" w:themeColor="text1"/>
        </w:rPr>
      </w:pPr>
      <w:ins w:id="59" w:author="Suman Neupane" w:date="2026-10-30T14:56:00Z" w16du:dateUtc="2026-10-30T18:56:00Z">
        <w:r>
          <w:rPr>
            <w:rFonts w:ascii="Calibri" w:hAnsi="Calibri" w:cs="Calibri"/>
            <w:color w:val="000000" w:themeColor="text1"/>
          </w:rPr>
          <w:t xml:space="preserve">Overall, </w:t>
        </w:r>
      </w:ins>
      <w:ins w:id="60" w:author="Suman Neupane" w:date="2026-10-30T14:55:00Z" w16du:dateUtc="2026-10-30T18:55:00Z">
        <w:r w:rsidR="00E7535E">
          <w:rPr>
            <w:rFonts w:ascii="Calibri" w:hAnsi="Calibri" w:cs="Calibri"/>
            <w:color w:val="000000" w:themeColor="text1"/>
          </w:rPr>
          <w:t xml:space="preserve">goal of the research is to </w:t>
        </w:r>
      </w:ins>
      <w:ins w:id="61" w:author="Suman Neupane" w:date="2026-10-30T14:54:00Z" w16du:dateUtc="2026-10-30T18:54:00Z">
        <w:r w:rsidR="008B442C">
          <w:rPr>
            <w:rFonts w:ascii="Calibri" w:hAnsi="Calibri" w:cs="Calibri"/>
            <w:color w:val="000000" w:themeColor="text1"/>
          </w:rPr>
          <w:t>understand if the performance of sdm differ among different habitat types</w:t>
        </w:r>
        <w:r w:rsidR="00E7535E">
          <w:rPr>
            <w:rFonts w:ascii="Calibri" w:hAnsi="Calibri" w:cs="Calibri"/>
            <w:color w:val="000000" w:themeColor="text1"/>
          </w:rPr>
          <w:t xml:space="preserve">. </w:t>
        </w:r>
      </w:ins>
      <w:ins w:id="62" w:author="Suman Neupane" w:date="2026-10-30T14:55:00Z" w16du:dateUtc="2026-10-30T18:55:00Z">
        <w:r w:rsidR="00E7535E">
          <w:rPr>
            <w:rFonts w:ascii="Calibri" w:hAnsi="Calibri" w:cs="Calibri"/>
            <w:color w:val="000000" w:themeColor="text1"/>
          </w:rPr>
          <w:t xml:space="preserve">Specifically, we will answer </w:t>
        </w:r>
      </w:ins>
      <w:ins w:id="63" w:author="Suman Neupane" w:date="2026-10-30T14:56:00Z" w16du:dateUtc="2026-10-30T18:56:00Z">
        <w:r>
          <w:rPr>
            <w:rFonts w:ascii="Calibri" w:hAnsi="Calibri" w:cs="Calibri"/>
            <w:color w:val="000000" w:themeColor="text1"/>
          </w:rPr>
          <w:t>i</w:t>
        </w:r>
      </w:ins>
      <w:ins w:id="64" w:author="Suman Neupane" w:date="2026-10-30T14:56:00Z">
        <w:r w:rsidRPr="0068659C">
          <w:rPr>
            <w:rFonts w:ascii="Calibri" w:hAnsi="Calibri" w:cs="Calibri"/>
            <w:color w:val="000000" w:themeColor="text1"/>
          </w:rPr>
          <w:t>n which land-cover classes does the model predict occurrences better than expected by chance?</w:t>
        </w:r>
      </w:ins>
      <w:ins w:id="65" w:author="Suman Neupane" w:date="2026-10-30T14:56:00Z" w16du:dateUtc="2026-10-30T18:56:00Z">
        <w:r>
          <w:rPr>
            <w:rFonts w:ascii="Calibri" w:hAnsi="Calibri" w:cs="Calibri"/>
            <w:color w:val="000000" w:themeColor="text1"/>
          </w:rPr>
          <w:t xml:space="preserve"> </w:t>
        </w:r>
      </w:ins>
    </w:p>
    <w:p w14:paraId="33B96EED" w14:textId="78BF04E6" w:rsidR="00572F15" w:rsidRDefault="00CA0307" w:rsidP="0090646C">
      <w:pPr>
        <w:rPr>
          <w:ins w:id="66" w:author="Suman Neupane" w:date="2026-10-30T14:55:00Z" w16du:dateUtc="2026-10-30T18:55:00Z"/>
          <w:rFonts w:ascii="Calibri" w:hAnsi="Calibri" w:cs="Calibri"/>
          <w:color w:val="000000" w:themeColor="text1"/>
        </w:rPr>
      </w:pPr>
      <w:ins w:id="67" w:author="Suman Neupane" w:date="2026-10-30T14:58:00Z" w16du:dateUtc="2026-10-30T18:58:00Z">
        <w:r>
          <w:rPr>
            <w:rFonts w:ascii="Calibri" w:hAnsi="Calibri" w:cs="Calibri"/>
            <w:color w:val="000000" w:themeColor="text1"/>
          </w:rPr>
          <w:t xml:space="preserve">We </w:t>
        </w:r>
      </w:ins>
      <w:ins w:id="68" w:author="Suman Neupane" w:date="2026-10-30T14:56:00Z" w16du:dateUtc="2026-10-30T18:56:00Z">
        <w:r w:rsidR="008060A5">
          <w:rPr>
            <w:rFonts w:ascii="Calibri" w:hAnsi="Calibri" w:cs="Calibri"/>
            <w:color w:val="000000" w:themeColor="text1"/>
          </w:rPr>
          <w:t>expect</w:t>
        </w:r>
      </w:ins>
      <w:ins w:id="69" w:author="Suman Neupane" w:date="2026-10-30T14:58:00Z" w16du:dateUtc="2026-10-30T18:58:00Z">
        <w:r>
          <w:rPr>
            <w:rFonts w:ascii="Calibri" w:hAnsi="Calibri" w:cs="Calibri"/>
            <w:color w:val="000000" w:themeColor="text1"/>
          </w:rPr>
          <w:t xml:space="preserve"> that</w:t>
        </w:r>
      </w:ins>
      <w:ins w:id="70" w:author="Suman Neupane" w:date="2026-10-30T14:56:00Z" w16du:dateUtc="2026-10-30T18:56:00Z">
        <w:r w:rsidR="008060A5">
          <w:rPr>
            <w:rFonts w:ascii="Calibri" w:hAnsi="Calibri" w:cs="Calibri"/>
            <w:color w:val="000000" w:themeColor="text1"/>
          </w:rPr>
          <w:t xml:space="preserve"> for forest birds</w:t>
        </w:r>
      </w:ins>
      <w:ins w:id="71" w:author="Suman Neupane" w:date="2026-10-30T14:58:00Z" w16du:dateUtc="2026-10-30T18:58:00Z">
        <w:r>
          <w:rPr>
            <w:rFonts w:ascii="Calibri" w:hAnsi="Calibri" w:cs="Calibri"/>
            <w:color w:val="000000" w:themeColor="text1"/>
          </w:rPr>
          <w:t xml:space="preserve"> (</w:t>
        </w:r>
        <w:r w:rsidR="003F4689">
          <w:rPr>
            <w:rFonts w:ascii="Calibri" w:hAnsi="Calibri" w:cs="Calibri"/>
            <w:color w:val="000000" w:themeColor="text1"/>
          </w:rPr>
          <w:t>e.g. wood thrush</w:t>
        </w:r>
        <w:r>
          <w:rPr>
            <w:rFonts w:ascii="Calibri" w:hAnsi="Calibri" w:cs="Calibri"/>
            <w:color w:val="000000" w:themeColor="text1"/>
          </w:rPr>
          <w:t>)</w:t>
        </w:r>
      </w:ins>
      <w:ins w:id="72" w:author="Suman Neupane" w:date="2026-10-30T14:57:00Z" w16du:dateUtc="2026-10-30T18:57:00Z">
        <w:r w:rsidR="008060A5">
          <w:rPr>
            <w:rFonts w:ascii="Calibri" w:hAnsi="Calibri" w:cs="Calibri"/>
            <w:color w:val="000000" w:themeColor="text1"/>
          </w:rPr>
          <w:t xml:space="preserve"> model will perform better in forested areas, their natural habitat</w:t>
        </w:r>
        <w:r w:rsidR="00BF3434">
          <w:rPr>
            <w:rFonts w:ascii="Calibri" w:hAnsi="Calibri" w:cs="Calibri"/>
            <w:color w:val="000000" w:themeColor="text1"/>
          </w:rPr>
          <w:t xml:space="preserve">, than in build up or agricultural land. </w:t>
        </w:r>
      </w:ins>
    </w:p>
    <w:p w14:paraId="7BBE8306" w14:textId="1F583F22" w:rsidR="00E7535E" w:rsidRPr="0068659C" w:rsidRDefault="00E7535E" w:rsidP="0068659C">
      <w:pPr>
        <w:pStyle w:val="ListParagraph"/>
        <w:rPr>
          <w:rFonts w:ascii="Calibri" w:hAnsi="Calibri" w:cs="Calibri"/>
          <w:color w:val="000000" w:themeColor="text1"/>
          <w:rPrChange w:id="73" w:author="Suman Neupane" w:date="2026-10-30T14:55:00Z" w16du:dateUtc="2026-10-30T18:55:00Z">
            <w:rPr/>
          </w:rPrChange>
        </w:rPr>
        <w:pPrChange w:id="74" w:author="Suman Neupane" w:date="2026-10-30T14:56:00Z" w16du:dateUtc="2026-10-30T18:56:00Z">
          <w:pPr/>
        </w:pPrChange>
      </w:pPr>
    </w:p>
    <w:p w14:paraId="0BA2DA20" w14:textId="19B00AC7" w:rsidR="0090646C" w:rsidRPr="006D491C" w:rsidRDefault="0090646C" w:rsidP="0090646C">
      <w:pPr>
        <w:pStyle w:val="ListParagraph"/>
        <w:numPr>
          <w:ilvl w:val="0"/>
          <w:numId w:val="3"/>
        </w:numPr>
        <w:rPr>
          <w:rFonts w:ascii="Calibri" w:hAnsi="Calibri" w:cs="Calibri"/>
          <w:color w:val="000000" w:themeColor="text1"/>
        </w:rPr>
      </w:pPr>
      <w:commentRangeStart w:id="75"/>
      <w:r w:rsidRPr="006D491C">
        <w:rPr>
          <w:rFonts w:ascii="Calibri" w:hAnsi="Calibri" w:cs="Calibri"/>
          <w:color w:val="000000" w:themeColor="text1"/>
        </w:rPr>
        <w:t xml:space="preserve">Consistency: Does a climate-only SDM (Bioclim) perform </w:t>
      </w:r>
      <w:del w:id="76" w:author="Suman Neupane" w:date="2026-10-30T14:49:00Z" w16du:dateUtc="2026-10-30T18:49:00Z">
        <w:r w:rsidRPr="006D491C" w:rsidDel="00C57805">
          <w:rPr>
            <w:rFonts w:ascii="Calibri" w:hAnsi="Calibri" w:cs="Calibri"/>
            <w:color w:val="000000" w:themeColor="text1"/>
          </w:rPr>
          <w:delText xml:space="preserve">worse </w:delText>
        </w:r>
      </w:del>
      <w:ins w:id="77" w:author="Suman Neupane" w:date="2026-10-30T14:49:00Z" w16du:dateUtc="2026-10-30T18:49:00Z">
        <w:r w:rsidR="00C57805">
          <w:rPr>
            <w:rFonts w:ascii="Calibri" w:hAnsi="Calibri" w:cs="Calibri"/>
            <w:color w:val="000000" w:themeColor="text1"/>
          </w:rPr>
          <w:t xml:space="preserve">better </w:t>
        </w:r>
      </w:ins>
      <w:r w:rsidRPr="006D491C">
        <w:rPr>
          <w:rFonts w:ascii="Calibri" w:hAnsi="Calibri" w:cs="Calibri"/>
          <w:color w:val="000000" w:themeColor="text1"/>
        </w:rPr>
        <w:t xml:space="preserve">in some land-cover classes than chance alone would produce? We expect forest birds such as Wood Thrush to be predicted </w:t>
      </w:r>
      <w:ins w:id="78" w:author="Suman Neupane" w:date="2026-10-30T14:49:00Z" w16du:dateUtc="2026-10-30T18:49:00Z">
        <w:r w:rsidR="000E3CFB">
          <w:rPr>
            <w:rFonts w:ascii="Calibri" w:hAnsi="Calibri" w:cs="Calibri"/>
            <w:color w:val="000000" w:themeColor="text1"/>
          </w:rPr>
          <w:t xml:space="preserve">better </w:t>
        </w:r>
      </w:ins>
      <w:del w:id="79" w:author="Suman Neupane" w:date="2026-10-30T14:49:00Z" w16du:dateUtc="2026-10-30T18:49:00Z">
        <w:r w:rsidRPr="006D491C" w:rsidDel="000E3CFB">
          <w:rPr>
            <w:rFonts w:ascii="Calibri" w:hAnsi="Calibri" w:cs="Calibri"/>
            <w:color w:val="000000" w:themeColor="text1"/>
          </w:rPr>
          <w:delText>worst</w:delText>
        </w:r>
      </w:del>
      <w:r w:rsidRPr="006D491C">
        <w:rPr>
          <w:rFonts w:ascii="Calibri" w:hAnsi="Calibri" w:cs="Calibri"/>
          <w:color w:val="000000" w:themeColor="text1"/>
        </w:rPr>
        <w:t xml:space="preserve"> </w:t>
      </w:r>
      <w:ins w:id="80" w:author="Suman Neupane" w:date="2026-10-30T14:49:00Z" w16du:dateUtc="2026-10-30T18:49:00Z">
        <w:r w:rsidR="000E3CFB">
          <w:rPr>
            <w:rFonts w:ascii="Calibri" w:hAnsi="Calibri" w:cs="Calibri"/>
            <w:color w:val="000000" w:themeColor="text1"/>
          </w:rPr>
          <w:t xml:space="preserve">their natural habitat than </w:t>
        </w:r>
      </w:ins>
      <w:r w:rsidRPr="006D491C">
        <w:rPr>
          <w:rFonts w:ascii="Calibri" w:hAnsi="Calibri" w:cs="Calibri"/>
          <w:color w:val="000000" w:themeColor="text1"/>
        </w:rPr>
        <w:t xml:space="preserve">in built-up and farmed </w:t>
      </w:r>
      <w:r w:rsidRPr="006D491C">
        <w:rPr>
          <w:rFonts w:ascii="Calibri" w:hAnsi="Calibri" w:cs="Calibri"/>
          <w:color w:val="000000" w:themeColor="text1"/>
        </w:rPr>
        <w:lastRenderedPageBreak/>
        <w:t>land, and ticks, which depend on host animals and vegetation, to be predicted poorly where the climate is suitable but the habitat is not.</w:t>
      </w:r>
      <w:commentRangeEnd w:id="75"/>
      <w:r w:rsidR="00106742" w:rsidRPr="006D491C">
        <w:rPr>
          <w:rStyle w:val="CommentReference"/>
          <w:rFonts w:ascii="Calibri" w:hAnsi="Calibri" w:cs="Calibri"/>
          <w:color w:val="000000" w:themeColor="text1"/>
          <w:sz w:val="24"/>
          <w:szCs w:val="24"/>
        </w:rPr>
        <w:commentReference w:id="75"/>
      </w:r>
    </w:p>
    <w:p w14:paraId="0196B920" w14:textId="17DE1A98" w:rsidR="0090646C" w:rsidRPr="006D491C" w:rsidRDefault="0090646C" w:rsidP="0090646C">
      <w:pPr>
        <w:pStyle w:val="ListParagraph"/>
        <w:numPr>
          <w:ilvl w:val="0"/>
          <w:numId w:val="3"/>
        </w:numPr>
        <w:rPr>
          <w:rFonts w:ascii="Calibri" w:hAnsi="Calibri" w:cs="Calibri"/>
          <w:color w:val="000000" w:themeColor="text1"/>
        </w:rPr>
      </w:pPr>
      <w:commentRangeStart w:id="81"/>
      <w:r w:rsidRPr="006D491C">
        <w:rPr>
          <w:rFonts w:ascii="Calibri" w:hAnsi="Calibri" w:cs="Calibri"/>
          <w:color w:val="000000" w:themeColor="text1"/>
        </w:rPr>
        <w:t>Solution: Does adding land cover narrow the gap between the best- and worst-predicted classes, not just raise the average?</w:t>
      </w:r>
    </w:p>
    <w:p w14:paraId="0E48A1C9" w14:textId="59D7A205"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Validation: If we hold out whole land-cover classes during cross-validation, does the model look much worse than under the usual random or spatial splits? That would show how well models transfer into habitats they never saw.</w:t>
      </w:r>
    </w:p>
    <w:p w14:paraId="51DBF8B1" w14:textId="406F9214" w:rsidR="0090646C" w:rsidRPr="006D491C" w:rsidRDefault="0090646C" w:rsidP="0090646C">
      <w:pPr>
        <w:pStyle w:val="ListParagraph"/>
        <w:numPr>
          <w:ilvl w:val="0"/>
          <w:numId w:val="3"/>
        </w:numPr>
        <w:rPr>
          <w:rFonts w:ascii="Calibri" w:hAnsi="Calibri" w:cs="Calibri"/>
          <w:color w:val="000000" w:themeColor="text1"/>
        </w:rPr>
      </w:pPr>
      <w:r w:rsidRPr="006D491C">
        <w:rPr>
          <w:rFonts w:ascii="Calibri" w:hAnsi="Calibri" w:cs="Calibri"/>
          <w:color w:val="000000" w:themeColor="text1"/>
        </w:rPr>
        <w:t>Generality: Do the answers depend on a species’ habitat association (forest birds, habitat-generalist birds, ticks)?</w:t>
      </w:r>
      <w:commentRangeEnd w:id="81"/>
      <w:r w:rsidR="00B5431D" w:rsidRPr="006D491C">
        <w:rPr>
          <w:rStyle w:val="CommentReference"/>
          <w:rFonts w:ascii="Calibri" w:hAnsi="Calibri" w:cs="Calibri"/>
          <w:color w:val="000000" w:themeColor="text1"/>
          <w:sz w:val="24"/>
          <w:szCs w:val="24"/>
        </w:rPr>
        <w:commentReference w:id="81"/>
      </w:r>
    </w:p>
    <w:p w14:paraId="76BEFE77" w14:textId="5BD9487B" w:rsidR="0090646C" w:rsidRPr="006D491C" w:rsidRDefault="0090646C" w:rsidP="0090646C">
      <w:pPr>
        <w:pStyle w:val="Heading2"/>
        <w:rPr>
          <w:rFonts w:ascii="Calibri" w:hAnsi="Calibri" w:cs="Calibri"/>
          <w:color w:val="000000" w:themeColor="text1"/>
        </w:rPr>
      </w:pPr>
      <w:r w:rsidRPr="006D491C">
        <w:rPr>
          <w:rFonts w:ascii="Calibri" w:hAnsi="Calibri" w:cs="Calibri"/>
          <w:color w:val="000000" w:themeColor="text1"/>
        </w:rPr>
        <w:t>Why</w:t>
      </w:r>
    </w:p>
    <w:p w14:paraId="1835107F" w14:textId="0D9FBF4C"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asks a question the literature has skipped</w:t>
      </w:r>
      <w:r w:rsidR="00C762A9" w:rsidRPr="006D491C">
        <w:rPr>
          <w:rFonts w:ascii="Calibri" w:hAnsi="Calibri" w:cs="Calibri"/>
          <w:b/>
          <w:bCs/>
          <w:color w:val="000000" w:themeColor="text1"/>
        </w:rPr>
        <w:t>-</w:t>
      </w:r>
      <w:r w:rsidRPr="006D491C">
        <w:rPr>
          <w:rFonts w:ascii="Calibri" w:hAnsi="Calibri" w:cs="Calibri"/>
          <w:color w:val="000000" w:themeColor="text1"/>
        </w:rPr>
        <w:t xml:space="preserve"> </w:t>
      </w:r>
      <w:r w:rsidR="00C762A9" w:rsidRPr="006D491C">
        <w:rPr>
          <w:rFonts w:ascii="Calibri" w:hAnsi="Calibri" w:cs="Calibri"/>
          <w:color w:val="000000" w:themeColor="text1"/>
        </w:rPr>
        <w:t xml:space="preserve">People have asked for about 20 years whether land cover improves SDMs, with mixed </w:t>
      </w:r>
      <w:r w:rsidRPr="006D491C">
        <w:rPr>
          <w:rFonts w:ascii="Calibri" w:hAnsi="Calibri" w:cs="Calibri"/>
          <w:color w:val="000000" w:themeColor="text1"/>
        </w:rPr>
        <w:t xml:space="preserve">results: it improved explanatory power but not predictive accuracy across Europe </w:t>
      </w:r>
      <w:r w:rsidRPr="006D491C">
        <w:rPr>
          <w:rFonts w:ascii="Calibri" w:hAnsi="Calibri" w:cs="Calibri"/>
          <w:color w:val="000000" w:themeColor="text1"/>
        </w:rPr>
        <w:fldChar w:fldCharType="begin"/>
      </w:r>
      <w:r w:rsidRPr="006D491C">
        <w:rPr>
          <w:rFonts w:ascii="Calibri" w:hAnsi="Calibri" w:cs="Calibri"/>
          <w:color w:val="000000" w:themeColor="text1"/>
        </w:rPr>
        <w:instrText xml:space="preserve"> ADDIN ZOTERO_ITEM CSL_CITATION {"citationID":"JbW39VSm","properties":{"unsorted":false,"formattedCitation":"\\super 1\\nosupersub{}","plainCitation":"1","noteIndex":0},"citationItems":[{"id":2254,"uris":["http://zotero.org/users/5465533/items/KENJ4X45"],"itemData":{"id":2254,"type":"article-journal","container-title":"Journal of Biogeography","DOI":"10.1046/j.0305-0270.2003.00991.x","issue":"3","page":"353-361","title":"Do we need land-cover data to model species distributions in Europe?","volume":"31","author":[{"family":"Thuiller","given":"Wilfried"},{"family":"Araújo","given":"Miguel B."},{"family":"Lavorel","given":"Sandra"}],"issued":{"date-parts":[["2004"]]}}}],"schema":"https://github.com/citation-style-language/schema/raw/master/csl-citation.json"} </w:instrText>
      </w:r>
      <w:r w:rsidRPr="006D491C">
        <w:rPr>
          <w:rFonts w:ascii="Calibri" w:hAnsi="Calibri" w:cs="Calibri"/>
          <w:color w:val="000000" w:themeColor="text1"/>
        </w:rPr>
        <w:fldChar w:fldCharType="separate"/>
      </w:r>
      <w:r w:rsidRPr="006D491C">
        <w:rPr>
          <w:rFonts w:ascii="Calibri" w:hAnsi="Calibri" w:cs="Calibri"/>
          <w:color w:val="000000" w:themeColor="text1"/>
          <w:kern w:val="0"/>
          <w:vertAlign w:val="superscript"/>
        </w:rPr>
        <w:t>1</w:t>
      </w:r>
      <w:r w:rsidRPr="006D491C">
        <w:rPr>
          <w:rFonts w:ascii="Calibri" w:hAnsi="Calibri" w:cs="Calibri"/>
          <w:color w:val="000000" w:themeColor="text1"/>
        </w:rPr>
        <w:fldChar w:fldCharType="end"/>
      </w:r>
      <w:r w:rsidRPr="006D491C">
        <w:rPr>
          <w:rFonts w:ascii="Calibri" w:hAnsi="Calibri" w:cs="Calibri"/>
          <w:color w:val="000000" w:themeColor="text1"/>
        </w:rPr>
        <w:t>, yet helped for some species</w:t>
      </w:r>
      <w:r w:rsidRPr="006D491C">
        <w:rPr>
          <w:rFonts w:ascii="Calibri" w:hAnsi="Calibri" w:cs="Calibri"/>
          <w:color w:val="000000" w:themeColor="text1"/>
        </w:rPr>
        <w:fldChar w:fldCharType="begin"/>
      </w:r>
      <w:r w:rsidRPr="006D491C">
        <w:rPr>
          <w:rFonts w:ascii="Calibri" w:hAnsi="Calibri" w:cs="Calibri"/>
          <w:color w:val="000000" w:themeColor="text1"/>
        </w:rPr>
        <w:instrText xml:space="preserve"> ADDIN ZOTERO_ITEM CSL_CITATION {"citationID":"mbc8cLdG","properties":{"unsorted":false,"formattedCitation":"\\super 2\\nosupersub{}","plainCitation":"2","noteIndex":0},"citationItems":[{"id":2249,"uris":["http://zotero.org/users/5465533/items/8TBFC93M"],"itemData":{"id":2249,"type":"article-journal","container-title":"Ecography","DOI":"10.1111/j.0906-7590.2004.03740.x","issue":"3","page":"285-298","title":"Modelling species distributions in Britain: a hierarchical integration of climate and land-cover data","volume":"27","author":[{"family":"Pearson","given":"Richard G."},{"family":"Dawson","given":"Terence P."},{"family":"Liu","given":"Canran"}],"issued":{"date-parts":[["2004"]]}}}],"schema":"https://github.com/citation-style-language/schema/raw/master/csl-citation.json"} </w:instrText>
      </w:r>
      <w:r w:rsidRPr="006D491C">
        <w:rPr>
          <w:rFonts w:ascii="Calibri" w:hAnsi="Calibri" w:cs="Calibri"/>
          <w:color w:val="000000" w:themeColor="text1"/>
        </w:rPr>
        <w:fldChar w:fldCharType="separate"/>
      </w:r>
      <w:r w:rsidRPr="006D491C">
        <w:rPr>
          <w:rFonts w:ascii="Calibri" w:hAnsi="Calibri" w:cs="Calibri"/>
          <w:color w:val="000000" w:themeColor="text1"/>
          <w:kern w:val="0"/>
          <w:vertAlign w:val="superscript"/>
        </w:rPr>
        <w:t>2</w:t>
      </w:r>
      <w:r w:rsidRPr="006D491C">
        <w:rPr>
          <w:rFonts w:ascii="Calibri" w:hAnsi="Calibri" w:cs="Calibri"/>
          <w:color w:val="000000" w:themeColor="text1"/>
        </w:rPr>
        <w:fldChar w:fldCharType="end"/>
      </w:r>
      <w:r w:rsidRPr="006D491C">
        <w:rPr>
          <w:rFonts w:ascii="Calibri" w:hAnsi="Calibri" w:cs="Calibri"/>
          <w:color w:val="000000" w:themeColor="text1"/>
        </w:rPr>
        <w:t xml:space="preserve">. These studies compared overall scores. Nobody we have found has asked </w:t>
      </w:r>
      <w:r w:rsidRPr="006D491C">
        <w:rPr>
          <w:rFonts w:ascii="Calibri" w:hAnsi="Calibri" w:cs="Calibri"/>
          <w:i/>
          <w:iCs/>
          <w:color w:val="000000" w:themeColor="text1"/>
        </w:rPr>
        <w:t>where</w:t>
      </w:r>
      <w:r w:rsidRPr="006D491C">
        <w:rPr>
          <w:rFonts w:ascii="Calibri" w:hAnsi="Calibri" w:cs="Calibri"/>
          <w:color w:val="000000" w:themeColor="text1"/>
        </w:rPr>
        <w:t xml:space="preserve"> within the landscape a model fails, and whether land cover fixes those places.</w:t>
      </w:r>
    </w:p>
    <w:p w14:paraId="46C695F4" w14:textId="168BB6B4" w:rsidR="0090646C" w:rsidRPr="006D491C" w:rsidRDefault="00C762A9"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matters for real decisions-</w:t>
      </w:r>
      <w:r w:rsidR="0090646C" w:rsidRPr="006D491C">
        <w:rPr>
          <w:rFonts w:ascii="Calibri" w:hAnsi="Calibri" w:cs="Calibri"/>
          <w:color w:val="000000" w:themeColor="text1"/>
        </w:rPr>
        <w:t xml:space="preserve"> </w:t>
      </w:r>
      <w:r w:rsidRPr="006D491C">
        <w:rPr>
          <w:rFonts w:ascii="Calibri" w:hAnsi="Calibri" w:cs="Calibri"/>
          <w:color w:val="000000" w:themeColor="text1"/>
        </w:rPr>
        <w:t>SDMs are used to choose protected areas and to track species like</w:t>
      </w:r>
      <w:r w:rsidR="0090646C" w:rsidRPr="006D491C">
        <w:rPr>
          <w:rFonts w:ascii="Calibri" w:hAnsi="Calibri" w:cs="Calibri"/>
          <w:color w:val="000000" w:themeColor="text1"/>
        </w:rPr>
        <w:t xml:space="preserve"> invasive-species management and tick-borne disease surveillance. Human-modified land is where many of those decisions happen, and where climate-only models are most likely to be wrong. For ticks, which transmit Lyme disease and other pathogens, a model that misses suburban and forest-edge habitat is a public-health problem.</w:t>
      </w:r>
    </w:p>
    <w:p w14:paraId="4B7385DC" w14:textId="507FB97C"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It builds on a known weakness of standard validation.</w:t>
      </w:r>
      <w:r w:rsidRPr="006D491C">
        <w:rPr>
          <w:rFonts w:ascii="Calibri" w:hAnsi="Calibri" w:cs="Calibri"/>
          <w:color w:val="000000" w:themeColor="text1"/>
        </w:rPr>
        <w:t xml:space="preserve"> Random cross-validation inflates performance because nearby test points resemble training points</w:t>
      </w:r>
      <w:r w:rsidR="006D491C" w:rsidRPr="006D491C">
        <w:rPr>
          <w:rFonts w:ascii="Calibri" w:hAnsi="Calibri" w:cs="Calibri"/>
          <w:color w:val="000000" w:themeColor="text1"/>
        </w:rPr>
        <w:fldChar w:fldCharType="begin"/>
      </w:r>
      <w:r w:rsidR="006D491C" w:rsidRPr="006D491C">
        <w:rPr>
          <w:rFonts w:ascii="Calibri" w:hAnsi="Calibri" w:cs="Calibri"/>
          <w:color w:val="000000" w:themeColor="text1"/>
        </w:rPr>
        <w:instrText xml:space="preserve"> ADDIN ZOTERO_ITEM CSL_CITATION {"citationID":"RflJtpEC","properties":{"unsorted":false,"formattedCitation":"\\super 3,4\\nosupersub{}","plainCitation":"3,4","noteIndex":0},"citationItems":[{"id":2243,"uris":["http://zotero.org/users/5465533/items/XKVRUTIK"],"itemData":{"id":2243,"type":"article-journal","container-title":"Ecology","DOI":"10.1890/11-0826.1","issue":"3","page":"679-688","title":"Cross-validation of species distribution models: removing spatial sorting bias and calibration with a null model","volume":"93","author":[{"family":"Hijmans","given":"Robert J."}],"issued":{"date-parts":[["2012"]]}}},{"id":2253,"uris":["http://zotero.org/users/5465533/items/9UUPIUIM"],"itemData":{"id":2253,"type":"article-journal","container-title":"Ecography","DOI":"10.1111/ecog.02881","issue":"8","page":"913-929","title":"Cross-validation strategies for data with temporal, spatial, hierarchical, or phylogenetic structure","volume":"40","author":[{"family":"Roberts","given":"David R."},{"family":"Bahn","given":"Volker"},{"family":"Ciuti","given":"Simone"},{"family":"Boyce","given":"Mark S."},{"family":"Elith","given":"Jane"},{"family":"Guillera-Arroita","given":"Gurutzeta"},{"family":"Hauenstein","given":"Severin"},{"family":"Lahoz-Monfort","given":"José J."},{"family":"Schröder","given":"Boris"},{"family":"Thuiller","given":"Wilfried"},{"family":"Warton","given":"David I."},{"family":"Wintle","given":"Brendan A."},{"family":"Hartig","given":"Florian"},{"family":"Dormann","given":"Carsten F."}],"issued":{"date-parts":[["2017"]]}}}],"schema":"https://github.com/citation-style-language/schema/raw/master/csl-citation.json"} </w:instrText>
      </w:r>
      <w:r w:rsidR="006D491C" w:rsidRPr="006D491C">
        <w:rPr>
          <w:rFonts w:ascii="Calibri" w:hAnsi="Calibri" w:cs="Calibri"/>
          <w:color w:val="000000" w:themeColor="text1"/>
        </w:rPr>
        <w:fldChar w:fldCharType="separate"/>
      </w:r>
      <w:r w:rsidR="006D491C" w:rsidRPr="006D491C">
        <w:rPr>
          <w:rFonts w:ascii="Calibri" w:hAnsi="Calibri" w:cs="Calibri"/>
          <w:color w:val="000000" w:themeColor="text1"/>
          <w:kern w:val="0"/>
          <w:vertAlign w:val="superscript"/>
        </w:rPr>
        <w:t>3,4</w:t>
      </w:r>
      <w:r w:rsidR="006D491C" w:rsidRPr="006D491C">
        <w:rPr>
          <w:rFonts w:ascii="Calibri" w:hAnsi="Calibri" w:cs="Calibri"/>
          <w:color w:val="000000" w:themeColor="text1"/>
        </w:rPr>
        <w:fldChar w:fldCharType="end"/>
      </w:r>
      <w:r w:rsidR="006D491C" w:rsidRPr="006D491C">
        <w:rPr>
          <w:rFonts w:ascii="Calibri" w:hAnsi="Calibri" w:cs="Calibri"/>
          <w:color w:val="000000" w:themeColor="text1"/>
        </w:rPr>
        <w:t>. Leaving out a whole land-cover type is a tougher, more realistic test that others could use too.</w:t>
      </w:r>
      <w:r w:rsidRPr="006D491C">
        <w:rPr>
          <w:rFonts w:ascii="Calibri" w:hAnsi="Calibri" w:cs="Calibri"/>
          <w:color w:val="000000" w:themeColor="text1"/>
        </w:rPr>
        <w:t xml:space="preserve"> </w:t>
      </w:r>
    </w:p>
    <w:p w14:paraId="29E3290E" w14:textId="72E71EF0" w:rsidR="0090646C" w:rsidRPr="006D491C" w:rsidRDefault="0090646C" w:rsidP="0090646C">
      <w:pPr>
        <w:pStyle w:val="ListParagraph"/>
        <w:numPr>
          <w:ilvl w:val="0"/>
          <w:numId w:val="4"/>
        </w:numPr>
        <w:spacing w:after="60" w:line="240" w:lineRule="auto"/>
        <w:rPr>
          <w:rFonts w:ascii="Calibri" w:hAnsi="Calibri" w:cs="Calibri"/>
          <w:color w:val="000000" w:themeColor="text1"/>
        </w:rPr>
      </w:pPr>
      <w:r w:rsidRPr="006D491C">
        <w:rPr>
          <w:rFonts w:ascii="Calibri" w:hAnsi="Calibri" w:cs="Calibri"/>
          <w:b/>
          <w:bCs/>
          <w:color w:val="000000" w:themeColor="text1"/>
        </w:rPr>
        <w:t>The data and tools now exist.</w:t>
      </w:r>
      <w:r w:rsidRPr="006D491C">
        <w:rPr>
          <w:rFonts w:ascii="Calibri" w:hAnsi="Calibri" w:cs="Calibri"/>
          <w:color w:val="000000" w:themeColor="text1"/>
        </w:rPr>
        <w:t xml:space="preserve"> Annual 10 m global land cover is available for 2017–2025</w:t>
      </w:r>
      <w:r w:rsidR="006D491C" w:rsidRPr="006D491C">
        <w:rPr>
          <w:rFonts w:ascii="Calibri" w:hAnsi="Calibri" w:cs="Calibri"/>
          <w:color w:val="000000" w:themeColor="text1"/>
        </w:rPr>
        <w:fldChar w:fldCharType="begin"/>
      </w:r>
      <w:r w:rsidR="006D491C" w:rsidRPr="006D491C">
        <w:rPr>
          <w:rFonts w:ascii="Calibri" w:hAnsi="Calibri" w:cs="Calibri"/>
          <w:color w:val="000000" w:themeColor="text1"/>
        </w:rPr>
        <w:instrText xml:space="preserve"> ADDIN ZOTERO_ITEM CSL_CITATION {"citationID":"2Obmvl6h","properties":{"unsorted":false,"formattedCitation":"\\super 5\\nosupersub{}","plainCitation":"5","noteIndex":0},"citationItems":[{"id":2246,"uris":["http://zotero.org/users/5465533/items/W9QGWRDB"],"itemData":{"id":2246,"type":"paper-conference","DOI":"10.1109/IGARSS47720.2021.9553499","event-title":"2021 IEEE International Geoscience and Remote Sensing Symposium IGARSS","page":"4704-4707","publisher":"IEEE","publisher-place":"Brussels, Belgium","title":"Global land use / land cover with Sentinel 2 and deep learning","URL":"https://doi.org/10.1109/IGARSS47720.2021.9553499","author":[{"family":"Karra","given":"Krishna"},{"family":"Kontgis","given":"Caitlin"},{"family":"Statman-Weil","given":"Zoe"},{"family":"Mazzariello","given":"Joseph C."},{"family":"Mathis","given":"Mark"},{"family":"Brumby","given":"Steven P."}],"issued":{"date-parts":[["2021"]]}}}],"schema":"https://github.com/citation-style-language/schema/raw/master/csl-citation.json"} </w:instrText>
      </w:r>
      <w:r w:rsidR="006D491C" w:rsidRPr="006D491C">
        <w:rPr>
          <w:rFonts w:ascii="Calibri" w:hAnsi="Calibri" w:cs="Calibri"/>
          <w:color w:val="000000" w:themeColor="text1"/>
        </w:rPr>
        <w:fldChar w:fldCharType="separate"/>
      </w:r>
      <w:r w:rsidR="006D491C" w:rsidRPr="006D491C">
        <w:rPr>
          <w:rFonts w:ascii="Calibri" w:hAnsi="Calibri" w:cs="Calibri"/>
          <w:color w:val="000000" w:themeColor="text1"/>
          <w:kern w:val="0"/>
          <w:vertAlign w:val="superscript"/>
        </w:rPr>
        <w:t>5</w:t>
      </w:r>
      <w:r w:rsidR="006D491C" w:rsidRPr="006D491C">
        <w:rPr>
          <w:rFonts w:ascii="Calibri" w:hAnsi="Calibri" w:cs="Calibri"/>
          <w:color w:val="000000" w:themeColor="text1"/>
        </w:rPr>
        <w:fldChar w:fldCharType="end"/>
      </w:r>
      <w:r w:rsidRPr="006D491C">
        <w:rPr>
          <w:rFonts w:ascii="Calibri" w:hAnsi="Calibri" w:cs="Calibri"/>
          <w:color w:val="000000" w:themeColor="text1"/>
        </w:rPr>
        <w:t xml:space="preserve">, large occurrence datasets </w:t>
      </w:r>
      <w:r w:rsidR="006D491C" w:rsidRPr="006D491C">
        <w:rPr>
          <w:rFonts w:ascii="Calibri" w:hAnsi="Calibri" w:cs="Calibri"/>
          <w:color w:val="000000" w:themeColor="text1"/>
        </w:rPr>
        <w:t xml:space="preserve">(birds, ticks, etc.) </w:t>
      </w:r>
      <w:r w:rsidRPr="006D491C">
        <w:rPr>
          <w:rFonts w:ascii="Calibri" w:hAnsi="Calibri" w:cs="Calibri"/>
          <w:color w:val="000000" w:themeColor="text1"/>
        </w:rPr>
        <w:t>are open</w:t>
      </w:r>
      <w:r w:rsidR="006D491C" w:rsidRPr="006D491C">
        <w:rPr>
          <w:rFonts w:ascii="Calibri" w:hAnsi="Calibri" w:cs="Calibri"/>
          <w:color w:val="000000" w:themeColor="text1"/>
        </w:rPr>
        <w:t>.</w:t>
      </w:r>
    </w:p>
    <w:p w14:paraId="70068337" w14:textId="77777777" w:rsidR="0090646C" w:rsidRPr="006D491C" w:rsidRDefault="0090646C" w:rsidP="0090646C">
      <w:pPr>
        <w:spacing w:after="100"/>
        <w:rPr>
          <w:rFonts w:ascii="Calibri" w:hAnsi="Calibri" w:cs="Calibri"/>
          <w:color w:val="000000" w:themeColor="text1"/>
        </w:rPr>
      </w:pPr>
    </w:p>
    <w:p w14:paraId="52D31D3D" w14:textId="3EB6D450" w:rsidR="0090646C" w:rsidRPr="006D491C" w:rsidRDefault="008B10EF" w:rsidP="0090646C">
      <w:pPr>
        <w:pStyle w:val="Heading2"/>
        <w:rPr>
          <w:rFonts w:ascii="Calibri" w:hAnsi="Calibri" w:cs="Calibri"/>
          <w:color w:val="000000" w:themeColor="text1"/>
        </w:rPr>
      </w:pPr>
      <w:commentRangeStart w:id="82"/>
      <w:r>
        <w:rPr>
          <w:rFonts w:ascii="Calibri" w:hAnsi="Calibri" w:cs="Calibri"/>
          <w:color w:val="000000" w:themeColor="text1"/>
        </w:rPr>
        <w:t>Methods</w:t>
      </w:r>
      <w:commentRangeEnd w:id="82"/>
      <w:r w:rsidR="0075193A" w:rsidRPr="006D491C">
        <w:rPr>
          <w:rStyle w:val="CommentReference"/>
          <w:rFonts w:ascii="Calibri" w:hAnsi="Calibri" w:cs="Calibri"/>
          <w:color w:val="000000" w:themeColor="text1"/>
          <w:sz w:val="32"/>
          <w:szCs w:val="32"/>
        </w:rPr>
        <w:commentReference w:id="82"/>
      </w:r>
    </w:p>
    <w:p w14:paraId="08159158" w14:textId="2D792309" w:rsidR="0090646C" w:rsidRPr="006D491C" w:rsidRDefault="0090646C" w:rsidP="0090646C">
      <w:pPr>
        <w:spacing w:after="100"/>
        <w:rPr>
          <w:rFonts w:ascii="Calibri" w:hAnsi="Calibri" w:cs="Calibri"/>
          <w:color w:val="000000" w:themeColor="text1"/>
        </w:rPr>
      </w:pPr>
      <w:r w:rsidRPr="006D491C">
        <w:rPr>
          <w:rFonts w:ascii="Calibri" w:hAnsi="Calibri" w:cs="Calibri"/>
          <w:color w:val="000000" w:themeColor="text1"/>
        </w:rPr>
        <w:t xml:space="preserve">We fit two models per species, </w:t>
      </w:r>
      <w:r w:rsidRPr="006D491C">
        <w:rPr>
          <w:rFonts w:ascii="Calibri" w:hAnsi="Calibri" w:cs="Calibri"/>
          <w:b/>
          <w:bCs/>
          <w:color w:val="000000" w:themeColor="text1"/>
        </w:rPr>
        <w:t>Model 1</w:t>
      </w:r>
      <w:r w:rsidRPr="006D491C">
        <w:rPr>
          <w:rFonts w:ascii="Calibri" w:hAnsi="Calibri" w:cs="Calibri"/>
          <w:color w:val="000000" w:themeColor="text1"/>
        </w:rPr>
        <w:t xml:space="preserve"> (Bioclim only) and </w:t>
      </w:r>
      <w:r w:rsidRPr="006D491C">
        <w:rPr>
          <w:rFonts w:ascii="Calibri" w:hAnsi="Calibri" w:cs="Calibri"/>
          <w:b/>
          <w:bCs/>
          <w:color w:val="000000" w:themeColor="text1"/>
        </w:rPr>
        <w:t>Model 2</w:t>
      </w:r>
      <w:r w:rsidRPr="006D491C">
        <w:rPr>
          <w:rFonts w:ascii="Calibri" w:hAnsi="Calibri" w:cs="Calibri"/>
          <w:color w:val="000000" w:themeColor="text1"/>
        </w:rPr>
        <w:t xml:space="preserve"> (Bioclim + land cover), with identical data and settings</w:t>
      </w:r>
      <w:r w:rsidR="006D491C">
        <w:rPr>
          <w:rFonts w:ascii="Calibri" w:hAnsi="Calibri" w:cs="Calibri"/>
          <w:color w:val="000000" w:themeColor="text1"/>
        </w:rPr>
        <w:t>.</w:t>
      </w:r>
      <w:r w:rsidRPr="006D491C">
        <w:rPr>
          <w:rFonts w:ascii="Calibri" w:hAnsi="Calibri" w:cs="Calibri"/>
          <w:color w:val="000000" w:themeColor="text1"/>
        </w:rPr>
        <w:t xml:space="preserve"> </w:t>
      </w:r>
      <w:r w:rsidR="006D491C" w:rsidRPr="006D491C">
        <w:rPr>
          <w:rFonts w:ascii="Calibri" w:hAnsi="Calibri" w:cs="Calibri"/>
          <w:color w:val="000000" w:themeColor="text1"/>
        </w:rPr>
        <w:t>Then we check how well each one does in each land-cover type</w:t>
      </w:r>
      <w:r w:rsidRPr="006D491C">
        <w:rPr>
          <w:rFonts w:ascii="Calibri" w:hAnsi="Calibri" w:cs="Calibri"/>
          <w:color w:val="000000" w:themeColor="text1"/>
        </w:rPr>
        <w:t>.</w:t>
      </w:r>
    </w:p>
    <w:p w14:paraId="3E758AD3" w14:textId="64F3766B"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Species (</w:t>
      </w:r>
      <w:r w:rsidR="006D491C">
        <w:rPr>
          <w:rFonts w:ascii="Calibri" w:hAnsi="Calibri" w:cs="Calibri"/>
          <w:b/>
          <w:bCs/>
          <w:color w:val="000000" w:themeColor="text1"/>
        </w:rPr>
        <w:t>2-3)</w:t>
      </w:r>
      <w:r w:rsidR="00787BA2">
        <w:rPr>
          <w:rFonts w:ascii="Calibri" w:hAnsi="Calibri" w:cs="Calibri"/>
          <w:b/>
          <w:bCs/>
          <w:color w:val="000000" w:themeColor="text1"/>
        </w:rPr>
        <w:t>-</w:t>
      </w:r>
      <w:r w:rsidRPr="006D491C">
        <w:rPr>
          <w:rFonts w:ascii="Calibri" w:hAnsi="Calibri" w:cs="Calibri"/>
          <w:color w:val="000000" w:themeColor="text1"/>
        </w:rPr>
        <w:t xml:space="preserve"> Chosen for contrasting habitat use: Wood Thrush (forest) and other birds from the Birds of Mexico data, tick dataset</w:t>
      </w:r>
      <w:r w:rsidR="006D491C">
        <w:rPr>
          <w:rFonts w:ascii="Calibri" w:hAnsi="Calibri" w:cs="Calibri"/>
          <w:color w:val="000000" w:themeColor="text1"/>
        </w:rPr>
        <w:t>.</w:t>
      </w:r>
    </w:p>
    <w:p w14:paraId="3E5BA0C9" w14:textId="4AB129B1"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commentRangeStart w:id="83"/>
      <w:r w:rsidRPr="006D491C">
        <w:rPr>
          <w:rFonts w:ascii="Calibri" w:hAnsi="Calibri" w:cs="Calibri"/>
          <w:b/>
          <w:bCs/>
          <w:color w:val="000000" w:themeColor="text1"/>
        </w:rPr>
        <w:t>Occurrence data</w:t>
      </w:r>
      <w:r w:rsidR="00787BA2">
        <w:rPr>
          <w:rFonts w:ascii="Calibri" w:hAnsi="Calibri" w:cs="Calibri"/>
          <w:b/>
          <w:bCs/>
          <w:color w:val="000000" w:themeColor="text1"/>
        </w:rPr>
        <w:t xml:space="preserve">- </w:t>
      </w:r>
      <w:r w:rsidRPr="006D491C">
        <w:rPr>
          <w:rFonts w:ascii="Calibri" w:hAnsi="Calibri" w:cs="Calibri"/>
          <w:color w:val="000000" w:themeColor="text1"/>
        </w:rPr>
        <w:t>GBIF and eBird records for birds and the</w:t>
      </w:r>
      <w:r w:rsidR="006D491C">
        <w:rPr>
          <w:rFonts w:ascii="Calibri" w:hAnsi="Calibri" w:cs="Calibri"/>
          <w:color w:val="000000" w:themeColor="text1"/>
        </w:rPr>
        <w:t xml:space="preserve"> </w:t>
      </w:r>
      <w:r w:rsidRPr="006D491C">
        <w:rPr>
          <w:rFonts w:ascii="Calibri" w:hAnsi="Calibri" w:cs="Calibri"/>
          <w:color w:val="000000" w:themeColor="text1"/>
        </w:rPr>
        <w:t>tick records, from 2017 onward</w:t>
      </w:r>
      <w:commentRangeEnd w:id="83"/>
      <w:r w:rsidR="001D4BFD" w:rsidRPr="006D491C">
        <w:rPr>
          <w:rStyle w:val="CommentReference"/>
          <w:rFonts w:ascii="Calibri" w:hAnsi="Calibri" w:cs="Calibri"/>
          <w:color w:val="000000" w:themeColor="text1"/>
          <w:sz w:val="24"/>
          <w:szCs w:val="24"/>
        </w:rPr>
        <w:commentReference w:id="83"/>
      </w:r>
      <w:r w:rsidRPr="006D491C">
        <w:rPr>
          <w:rFonts w:ascii="Calibri" w:hAnsi="Calibri" w:cs="Calibri"/>
          <w:color w:val="000000" w:themeColor="text1"/>
        </w:rPr>
        <w:t>, cleaned and thinned to one per ~1 km cell. eBird complete checklists also give true non-detections for testing</w:t>
      </w:r>
      <w:r w:rsidR="006D491C">
        <w:rPr>
          <w:rFonts w:ascii="Calibri" w:hAnsi="Calibri" w:cs="Calibri"/>
          <w:color w:val="000000" w:themeColor="text1"/>
        </w:rPr>
        <w:fldChar w:fldCharType="begin"/>
      </w:r>
      <w:r w:rsidR="006D491C">
        <w:rPr>
          <w:rFonts w:ascii="Calibri" w:hAnsi="Calibri" w:cs="Calibri"/>
          <w:color w:val="000000" w:themeColor="text1"/>
        </w:rPr>
        <w:instrText xml:space="preserve"> ADDIN ZOTERO_ITEM CSL_CITATION {"citationID":"eXvVPnq6","properties":{"unsorted":false,"formattedCitation":"\\super 6\\nosupersub{}","plainCitation":"6","noteIndex":0},"citationItems":[{"id":2245,"uris":["http://zotero.org/users/5465533/items/GQXJJLLR"],"itemData":{"id":2245,"type":"article-journal","container-title":"Diversity and Distributions","DOI":"10.1111/ddi.13271","issue":"7","page":"1265-1277","title":"Analytical guidelines to increase the value of community science data: An example using eBird data to estimate species distributions","volume":"27","author":[{"family":"Johnston","given":"Alison"},{"family":"Hochachka","given":"Wesley M."},{"family":"Strimas-Mackey","given":"Matthew E."},{"family":"Ruiz Gutierrez","given":"Viviana"},{"family":"Robinson","given":"Orin J."},{"family":"Miller","given":"Eliot T."},{"family":"Auer","given":"Tom"},{"family":"Kelling","given":"Steve T."},{"family":"Fink","given":"Daniel"}],"issued":{"date-parts":[["2021"]]}}}],"schema":"https://github.com/citation-style-language/schema/raw/master/csl-citation.json"} </w:instrText>
      </w:r>
      <w:r w:rsidR="006D491C">
        <w:rPr>
          <w:rFonts w:ascii="Calibri" w:hAnsi="Calibri" w:cs="Calibri"/>
          <w:color w:val="000000" w:themeColor="text1"/>
        </w:rPr>
        <w:fldChar w:fldCharType="separate"/>
      </w:r>
      <w:r w:rsidR="006D491C" w:rsidRPr="006D491C">
        <w:rPr>
          <w:rFonts w:ascii="Calibri" w:hAnsi="Calibri" w:cs="Calibri"/>
          <w:color w:val="000000"/>
          <w:kern w:val="0"/>
          <w:vertAlign w:val="superscript"/>
        </w:rPr>
        <w:t>6</w:t>
      </w:r>
      <w:r w:rsidR="006D491C">
        <w:rPr>
          <w:rFonts w:ascii="Calibri" w:hAnsi="Calibri" w:cs="Calibri"/>
          <w:color w:val="000000" w:themeColor="text1"/>
        </w:rPr>
        <w:fldChar w:fldCharType="end"/>
      </w:r>
      <w:r w:rsidR="006D491C">
        <w:rPr>
          <w:rFonts w:ascii="Calibri" w:hAnsi="Calibri" w:cs="Calibri"/>
          <w:color w:val="000000" w:themeColor="text1"/>
        </w:rPr>
        <w:t>.</w:t>
      </w:r>
    </w:p>
    <w:p w14:paraId="26993B8E" w14:textId="599C3520" w:rsidR="006D491C" w:rsidRPr="006D491C" w:rsidRDefault="0090646C" w:rsidP="006D491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Predictors</w:t>
      </w:r>
      <w:r w:rsidR="00787BA2">
        <w:rPr>
          <w:rFonts w:ascii="Calibri" w:hAnsi="Calibri" w:cs="Calibri"/>
          <w:b/>
          <w:bCs/>
          <w:color w:val="000000" w:themeColor="text1"/>
        </w:rPr>
        <w:t xml:space="preserve">- </w:t>
      </w:r>
      <w:r w:rsidRPr="006D491C">
        <w:rPr>
          <w:rFonts w:ascii="Calibri" w:hAnsi="Calibri" w:cs="Calibri"/>
          <w:color w:val="000000" w:themeColor="text1"/>
        </w:rPr>
        <w:t>The 19 WorldClim 2.1 Bioclim variables at ~1 km</w:t>
      </w:r>
      <w:r w:rsidR="006D491C">
        <w:rPr>
          <w:rFonts w:ascii="Calibri" w:hAnsi="Calibri" w:cs="Calibri"/>
          <w:color w:val="000000" w:themeColor="text1"/>
        </w:rPr>
        <w:t>,</w:t>
      </w:r>
      <w:r w:rsidRPr="006D491C">
        <w:rPr>
          <w:rFonts w:ascii="Calibri" w:hAnsi="Calibri" w:cs="Calibri"/>
          <w:color w:val="000000" w:themeColor="text1"/>
        </w:rPr>
        <w:t xml:space="preserve"> with highly correlated ones removed. Land cover from the Esri Sentinel-2 10 m map. Each climate cell will carry the % of each class it contains.</w:t>
      </w:r>
      <w:r w:rsidR="006D491C">
        <w:rPr>
          <w:rFonts w:ascii="Calibri" w:hAnsi="Calibri" w:cs="Calibri"/>
          <w:color w:val="000000" w:themeColor="text1"/>
        </w:rPr>
        <w:t xml:space="preserve"> </w:t>
      </w:r>
      <w:r w:rsidR="006D491C" w:rsidRPr="006D491C">
        <w:rPr>
          <w:rFonts w:ascii="Calibri" w:hAnsi="Calibri" w:cs="Calibri"/>
          <w:color w:val="000000" w:themeColor="text1"/>
        </w:rPr>
        <w:t>Below is the 2025 land-cover layer for Mexico with 9 classes, reprojected to the climate-variable grid so both predictor sets line up cell for cell.</w:t>
      </w:r>
    </w:p>
    <w:p w14:paraId="5F8E882E" w14:textId="77777777" w:rsidR="006D491C" w:rsidRPr="006D491C" w:rsidRDefault="006D491C" w:rsidP="006D491C">
      <w:pPr>
        <w:pStyle w:val="ListParagraph"/>
        <w:spacing w:before="60" w:after="40"/>
        <w:ind w:left="360"/>
        <w:rPr>
          <w:rFonts w:ascii="Calibri" w:hAnsi="Calibri" w:cs="Calibri"/>
          <w:color w:val="000000" w:themeColor="text1"/>
        </w:rPr>
      </w:pPr>
      <w:r w:rsidRPr="006D491C">
        <w:rPr>
          <w:noProof/>
        </w:rPr>
        <w:lastRenderedPageBreak/>
        <w:drawing>
          <wp:inline distT="0" distB="0" distL="0" distR="0" wp14:anchorId="4FD7BF80" wp14:editId="07958CE4">
            <wp:extent cx="5448757" cy="3220278"/>
            <wp:effectExtent l="0" t="0" r="0" b="5715"/>
            <wp:docPr id="1" name="Figure 1" descr="Esri Sentinel-2 land cover for Mexico, 2025, nine classes" title="Land cover Mexic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 r="1233"/>
                    <a:stretch>
                      <a:fillRect/>
                    </a:stretch>
                  </pic:blipFill>
                  <pic:spPr bwMode="auto">
                    <a:xfrm>
                      <a:off x="0" y="0"/>
                      <a:ext cx="5484588" cy="3241455"/>
                    </a:xfrm>
                    <a:prstGeom prst="rect">
                      <a:avLst/>
                    </a:prstGeom>
                    <a:ln>
                      <a:noFill/>
                    </a:ln>
                    <a:extLst>
                      <a:ext uri="{53640926-AAD7-44D8-BBD7-CCE9431645EC}">
                        <a14:shadowObscured xmlns:a14="http://schemas.microsoft.com/office/drawing/2010/main"/>
                      </a:ext>
                    </a:extLst>
                  </pic:spPr>
                </pic:pic>
              </a:graphicData>
            </a:graphic>
          </wp:inline>
        </w:drawing>
      </w:r>
    </w:p>
    <w:p w14:paraId="7A0B457E" w14:textId="77777777" w:rsidR="006D491C" w:rsidRPr="006D491C" w:rsidRDefault="006D491C" w:rsidP="006D491C">
      <w:pPr>
        <w:pStyle w:val="ListParagraph"/>
        <w:spacing w:after="120"/>
        <w:ind w:left="360"/>
        <w:rPr>
          <w:rFonts w:ascii="Calibri" w:hAnsi="Calibri" w:cs="Calibri"/>
          <w:color w:val="000000" w:themeColor="text1"/>
        </w:rPr>
      </w:pPr>
      <w:r w:rsidRPr="006D491C">
        <w:rPr>
          <w:rFonts w:ascii="Calibri" w:hAnsi="Calibri" w:cs="Calibri"/>
          <w:i/>
          <w:iCs/>
          <w:color w:val="000000" w:themeColor="text1"/>
          <w:sz w:val="19"/>
          <w:szCs w:val="19"/>
        </w:rPr>
        <w:t>Figure 1. Land cover for Mexico, 2025. Classes: Water, Trees, Flooded vegetation, Crops, Built area, Bare ground, Snow/ice, Clouds, Rangeland.</w:t>
      </w:r>
    </w:p>
    <w:p w14:paraId="1D75EB7C" w14:textId="51A6D2CE" w:rsidR="006D491C" w:rsidRPr="006D491C" w:rsidRDefault="006D491C" w:rsidP="006D491C">
      <w:pPr>
        <w:pStyle w:val="ListParagraph"/>
        <w:spacing w:after="60"/>
        <w:ind w:left="360"/>
        <w:rPr>
          <w:rFonts w:ascii="Calibri" w:hAnsi="Calibri" w:cs="Calibri"/>
          <w:color w:val="000000" w:themeColor="text1"/>
        </w:rPr>
      </w:pPr>
      <w:r w:rsidRPr="006D491C">
        <w:rPr>
          <w:rFonts w:ascii="Calibri" w:hAnsi="Calibri" w:cs="Calibri"/>
          <w:color w:val="000000" w:themeColor="text1"/>
        </w:rPr>
        <w:t xml:space="preserve">The map shows the </w:t>
      </w:r>
      <w:del w:id="84" w:author="Suman Neupane" w:date="2026-10-30T12:11:00Z" w16du:dateUtc="2026-10-30T16:11:00Z">
        <w:r w:rsidRPr="006D491C" w:rsidDel="009100E6">
          <w:rPr>
            <w:rFonts w:ascii="Calibri" w:hAnsi="Calibri" w:cs="Calibri"/>
            <w:color w:val="000000" w:themeColor="text1"/>
          </w:rPr>
          <w:delText>contrast</w:delText>
        </w:r>
      </w:del>
      <w:ins w:id="85" w:author="Suman Neupane" w:date="2026-10-30T12:11:00Z" w16du:dateUtc="2026-10-30T16:11:00Z">
        <w:r w:rsidR="009100E6" w:rsidRPr="006D491C">
          <w:rPr>
            <w:rFonts w:ascii="Calibri" w:hAnsi="Calibri" w:cs="Calibri"/>
            <w:color w:val="000000" w:themeColor="text1"/>
          </w:rPr>
          <w:t>contrast between</w:t>
        </w:r>
      </w:ins>
      <w:r w:rsidRPr="006D491C">
        <w:rPr>
          <w:rFonts w:ascii="Calibri" w:hAnsi="Calibri" w:cs="Calibri"/>
          <w:color w:val="000000" w:themeColor="text1"/>
        </w:rPr>
        <w:t xml:space="preserve"> the study needs. Rangeland covers most of the north and the central plateau, Trees dominate the Sierra Madre ranges and the Yucatán Peninsula, and Crops and Built area form scattered patches in between. </w:t>
      </w:r>
    </w:p>
    <w:p w14:paraId="51618E34" w14:textId="77777777" w:rsidR="006D491C" w:rsidRPr="006D491C" w:rsidRDefault="006D491C" w:rsidP="006D491C">
      <w:pPr>
        <w:pStyle w:val="ListParagraph"/>
        <w:spacing w:after="60" w:line="240" w:lineRule="auto"/>
        <w:ind w:left="360"/>
        <w:contextualSpacing w:val="0"/>
        <w:rPr>
          <w:rFonts w:ascii="Calibri" w:hAnsi="Calibri" w:cs="Calibri"/>
          <w:color w:val="000000" w:themeColor="text1"/>
        </w:rPr>
      </w:pPr>
    </w:p>
    <w:p w14:paraId="55EC9E9E" w14:textId="54ACF9A3"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Background points</w:t>
      </w:r>
      <w:r w:rsidR="00787BA2">
        <w:rPr>
          <w:rFonts w:ascii="Calibri" w:hAnsi="Calibri" w:cs="Calibri"/>
          <w:b/>
          <w:bCs/>
          <w:color w:val="000000" w:themeColor="text1"/>
        </w:rPr>
        <w:t xml:space="preserve">- </w:t>
      </w:r>
      <w:r w:rsidRPr="006D491C">
        <w:rPr>
          <w:rFonts w:ascii="Calibri" w:hAnsi="Calibri" w:cs="Calibri"/>
          <w:color w:val="000000" w:themeColor="text1"/>
        </w:rPr>
        <w:t>Drawn with the same spatial bias as the records (target-group background)</w:t>
      </w:r>
      <w:r w:rsidR="00787BA2">
        <w:rPr>
          <w:rFonts w:ascii="Calibri" w:hAnsi="Calibri" w:cs="Calibri"/>
          <w:color w:val="000000" w:themeColor="text1"/>
        </w:rPr>
        <w:t xml:space="preserve">- </w:t>
      </w:r>
      <w:r w:rsidR="006D491C">
        <w:rPr>
          <w:rFonts w:ascii="Calibri" w:hAnsi="Calibri" w:cs="Calibri"/>
          <w:color w:val="000000" w:themeColor="text1"/>
        </w:rPr>
        <w:t>{</w:t>
      </w:r>
      <w:del w:id="86" w:author="Suman Neupane" w:date="2026-10-30T12:11:00Z" w16du:dateUtc="2026-10-30T16:11:00Z">
        <w:r w:rsidR="006D491C" w:rsidDel="00502792">
          <w:rPr>
            <w:rFonts w:ascii="Calibri" w:hAnsi="Calibri" w:cs="Calibri"/>
            <w:color w:val="000000" w:themeColor="text1"/>
          </w:rPr>
          <w:delText>Sensitivit</w:delText>
        </w:r>
      </w:del>
      <w:ins w:id="87" w:author="Suman Neupane" w:date="2026-10-30T12:11:00Z" w16du:dateUtc="2026-10-30T16:11:00Z">
        <w:r w:rsidR="00502792">
          <w:rPr>
            <w:rFonts w:ascii="Calibri" w:hAnsi="Calibri" w:cs="Calibri"/>
            <w:color w:val="000000" w:themeColor="text1"/>
          </w:rPr>
          <w:t>Sensitivity</w:t>
        </w:r>
      </w:ins>
      <w:r w:rsidR="006D491C">
        <w:rPr>
          <w:rFonts w:ascii="Calibri" w:hAnsi="Calibri" w:cs="Calibri"/>
          <w:color w:val="000000" w:themeColor="text1"/>
        </w:rPr>
        <w:t xml:space="preserve"> check- </w:t>
      </w:r>
      <w:r w:rsidRPr="006D491C">
        <w:rPr>
          <w:rFonts w:ascii="Calibri" w:hAnsi="Calibri" w:cs="Calibri"/>
          <w:color w:val="000000" w:themeColor="text1"/>
        </w:rPr>
        <w:t>with distance-to-road weighting</w:t>
      </w:r>
      <w:r w:rsidR="006D491C">
        <w:rPr>
          <w:rFonts w:ascii="Calibri" w:hAnsi="Calibri" w:cs="Calibri"/>
          <w:color w:val="000000" w:themeColor="text1"/>
        </w:rPr>
        <w:t>}</w:t>
      </w:r>
    </w:p>
    <w:p w14:paraId="718E0117" w14:textId="7EAA3A48"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Models</w:t>
      </w:r>
      <w:r w:rsidR="00787BA2">
        <w:rPr>
          <w:rFonts w:ascii="Calibri" w:hAnsi="Calibri" w:cs="Calibri"/>
          <w:b/>
          <w:bCs/>
          <w:color w:val="000000" w:themeColor="text1"/>
        </w:rPr>
        <w:t xml:space="preserve">- </w:t>
      </w:r>
      <w:r w:rsidRPr="006D491C">
        <w:rPr>
          <w:rFonts w:ascii="Calibri" w:hAnsi="Calibri" w:cs="Calibri"/>
          <w:color w:val="000000" w:themeColor="text1"/>
        </w:rPr>
        <w:t>MaxEnt</w:t>
      </w:r>
      <w:r w:rsidR="006D491C">
        <w:rPr>
          <w:rFonts w:ascii="Calibri" w:hAnsi="Calibri" w:cs="Calibri"/>
          <w:color w:val="000000" w:themeColor="text1"/>
        </w:rPr>
        <w:t xml:space="preserve"> </w:t>
      </w:r>
      <w:r w:rsidR="006D491C">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{"citationID":"54DP0B9j","properties":{"unsorted":false,"formattedCitation":"\\super 7,8\\nosupersub{}","plainCitation":"7,8","noteIndex":0},"citationItems":[{"id":2250,"uris":["http://zotero.org/users/5465533/items/SKLWVUXR"],"itemData":{"id":2250,"type":"article-journal","container-title":"Ecological Modelling","DOI":"10.1016/j.ecolmodel.2005.03.026","issue":"3-4","page":"231-259","title":"Maximum entropy modeling of species geographic distributions","volume":"190","author":[{"family":"Phillips","given":"Steven J."},{"family":"Anderson","given":"Robert P."},{"family":"Schapire","given":"Robert E."}],"issued":{"date-parts":[["2006"]]}}},{"id":2252,"uris":["http://zotero.org/users/5465533/items/RRMTUHT4"],"itemData":{"id":2252,"type":"article-journal","container-title":"Ecography","DOI":"10.1111/ecog.03049","issue":"7","page":"887-893","title":"Opening the black box: an open-source release of Maxent","volume":"40","author":[{"family":"Phillips","given":"Steven J."},{"family":"Anderson","given":"Robert P."},{"family":"Dudík","given":"Miroslav"},{"family":"Schapire","given":"Robert E."},{"family":"Blair","given":"Mary E."}],"issued":{"date-parts":[["2017"]]}}}],"schema":"https://github.com/citation-style-language/schema/raw/master/csl-citation.json"} </w:instrText>
      </w:r>
      <w:r w:rsidR="006D491C">
        <w:rPr>
          <w:rFonts w:ascii="Calibri" w:hAnsi="Calibri" w:cs="Calibri"/>
          <w:color w:val="000000" w:themeColor="text1"/>
        </w:rPr>
        <w:fldChar w:fldCharType="separate"/>
      </w:r>
      <w:r w:rsidR="00787BA2" w:rsidRPr="00787BA2">
        <w:rPr>
          <w:rFonts w:ascii="Calibri" w:hAnsi="Calibri" w:cs="Calibri"/>
          <w:color w:val="000000"/>
          <w:kern w:val="0"/>
          <w:vertAlign w:val="superscript"/>
        </w:rPr>
        <w:t>7,8</w:t>
      </w:r>
      <w:r w:rsidR="006D491C">
        <w:rPr>
          <w:rFonts w:ascii="Calibri" w:hAnsi="Calibri" w:cs="Calibri"/>
          <w:color w:val="000000" w:themeColor="text1"/>
        </w:rPr>
        <w:fldChar w:fldCharType="end"/>
      </w:r>
      <w:r w:rsidRPr="006D491C">
        <w:rPr>
          <w:rFonts w:ascii="Calibri" w:hAnsi="Calibri" w:cs="Calibri"/>
          <w:color w:val="000000" w:themeColor="text1"/>
        </w:rPr>
        <w:t>, tuned with ENMeval 2.0</w:t>
      </w:r>
      <w:r w:rsidR="00787BA2">
        <w:rPr>
          <w:rFonts w:ascii="Calibri" w:hAnsi="Calibri" w:cs="Calibri"/>
          <w:color w:val="000000" w:themeColor="text1"/>
        </w:rPr>
        <w:t xml:space="preserve"> </w:t>
      </w:r>
      <w:r w:rsidR="00787BA2">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{"citationID":"vFtSyQTl","properties":{"unsorted":false,"formattedCitation":"\\super 9\\nosupersub{}","plainCitation":"9","noteIndex":0},"citationItems":[{"id":2247,"uris":["http://zotero.org/users/5465533/items/2MFNINKI"],"itemData":{"id":2247,"type":"article-journal","container-title":"Methods in Ecology and Evolution","DOI":"10.1111/2041-210X.13628","issue":"9","page":"1602-1608","title":"ENMeval 2.0: Redesigned for customizable and reproducible modeling of species' niches and distributions","volume":"12","author":[{"family":"Kass","given":"Jamie M."},{"family":"Muscarella","given":"Robert"},{"family":"Galante","given":"Peter J."},{"family":"Bohl","given":"Corentin L."},{"family":"Pinilla-Buitrago","given":"Gonzalo E."},{"family":"Boria","given":"Robert A."},{"family":"Soley-Guardia","given":"Mariano"},{"family":"Anderson","given":"Robert P."}],"issued":{"date-parts":[["2021"]]}}}],"schema":"https://github.com/citation-style-language/schema/raw/master/csl-citation.json"} </w:instrText>
      </w:r>
      <w:r w:rsidR="00787BA2">
        <w:rPr>
          <w:rFonts w:ascii="Calibri" w:hAnsi="Calibri" w:cs="Calibri"/>
          <w:color w:val="000000" w:themeColor="text1"/>
        </w:rPr>
        <w:fldChar w:fldCharType="separate"/>
      </w:r>
      <w:r w:rsidR="00787BA2" w:rsidRPr="00787BA2">
        <w:rPr>
          <w:rFonts w:ascii="Calibri" w:hAnsi="Calibri" w:cs="Calibri"/>
          <w:color w:val="000000"/>
          <w:kern w:val="0"/>
          <w:vertAlign w:val="superscript"/>
        </w:rPr>
        <w:t>9</w:t>
      </w:r>
      <w:r w:rsidR="00787BA2">
        <w:rPr>
          <w:rFonts w:ascii="Calibri" w:hAnsi="Calibri" w:cs="Calibri"/>
          <w:color w:val="000000" w:themeColor="text1"/>
        </w:rPr>
        <w:fldChar w:fldCharType="end"/>
      </w:r>
      <w:r w:rsidRPr="006D491C">
        <w:rPr>
          <w:rFonts w:ascii="Calibri" w:hAnsi="Calibri" w:cs="Calibri"/>
          <w:color w:val="000000" w:themeColor="text1"/>
        </w:rPr>
        <w:t xml:space="preserve"> rather than default settings. One tuned second algorithm (random forest</w:t>
      </w:r>
      <w:r w:rsidR="00787BA2">
        <w:rPr>
          <w:rFonts w:ascii="Calibri" w:hAnsi="Calibri" w:cs="Calibri"/>
          <w:color w:val="000000" w:themeColor="text1"/>
        </w:rPr>
        <w:t>, GAM</w:t>
      </w:r>
      <w:r w:rsidRPr="006D491C">
        <w:rPr>
          <w:rFonts w:ascii="Calibri" w:hAnsi="Calibri" w:cs="Calibri"/>
          <w:color w:val="000000" w:themeColor="text1"/>
        </w:rPr>
        <w:t xml:space="preserve"> or XGBoost) checks that results are not MaxEnt-specific</w:t>
      </w:r>
      <w:r w:rsidR="00787BA2">
        <w:rPr>
          <w:rFonts w:ascii="Calibri" w:hAnsi="Calibri" w:cs="Calibri"/>
          <w:color w:val="000000" w:themeColor="text1"/>
        </w:rPr>
        <w:fldChar w:fldCharType="begin"/>
      </w:r>
      <w:r w:rsidR="00787BA2">
        <w:rPr>
          <w:rFonts w:ascii="Calibri" w:hAnsi="Calibri" w:cs="Calibri"/>
          <w:color w:val="000000" w:themeColor="text1"/>
        </w:rPr>
        <w:instrText xml:space="preserve"> ADDIN ZOTERO_ITEM CSL_CITATION {"citationID":"WmSdJeD1","properties":{"unsorted":false,"formattedCitation":"\\super 10\\nosupersub{}","plainCitation":"10","noteIndex":0},"citationItems":[{"id":2256,"uris":["http://zotero.org/users/5465533/items/Z2ISMRUF"],"itemData":{"id":2256,"type":"article-journal","container-title":"Ecological Monographs","DOI":"10.1002/ecm.1486","issue":"1","page":"e01486","title":"Predictive performance of presence-only species distribution models: a benchmark study with reproducible code","volume":"92","author":[{"family":"Valavi","given":"Roozbeh"},{"family":"Guillera-Arroita","given":"Gurutzeta"},{"family":"Lahoz-Monfort","given":"José J."},{"family":"Elith","given":"Jane"}],"issued":{"date-parts":[["2022"]]}}}],"schema":"https://github.com/citation-style-language/schema/raw/master/csl-citation.json"} </w:instrText>
      </w:r>
      <w:r w:rsidR="00787BA2">
        <w:rPr>
          <w:rFonts w:ascii="Calibri" w:hAnsi="Calibri" w:cs="Calibri"/>
          <w:color w:val="000000" w:themeColor="text1"/>
        </w:rPr>
        <w:fldChar w:fldCharType="separate"/>
      </w:r>
      <w:r w:rsidR="00787BA2" w:rsidRPr="00787BA2">
        <w:rPr>
          <w:rFonts w:ascii="Calibri" w:hAnsi="Calibri" w:cs="Calibri"/>
          <w:color w:val="000000"/>
          <w:kern w:val="0"/>
          <w:vertAlign w:val="superscript"/>
        </w:rPr>
        <w:t>10</w:t>
      </w:r>
      <w:r w:rsidR="00787BA2">
        <w:rPr>
          <w:rFonts w:ascii="Calibri" w:hAnsi="Calibri" w:cs="Calibri"/>
          <w:color w:val="000000" w:themeColor="text1"/>
        </w:rPr>
        <w:fldChar w:fldCharType="end"/>
      </w:r>
      <w:r w:rsidRPr="006D491C">
        <w:rPr>
          <w:rFonts w:ascii="Calibri" w:hAnsi="Calibri" w:cs="Calibri"/>
          <w:color w:val="000000" w:themeColor="text1"/>
        </w:rPr>
        <w:t>.</w:t>
      </w:r>
    </w:p>
    <w:p w14:paraId="6FCCCC8F" w14:textId="155D31CC"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commentRangeStart w:id="88"/>
      <w:r w:rsidRPr="006D491C">
        <w:rPr>
          <w:rFonts w:ascii="Calibri" w:hAnsi="Calibri" w:cs="Calibri"/>
          <w:b/>
          <w:bCs/>
          <w:color w:val="000000" w:themeColor="text1"/>
        </w:rPr>
        <w:t>Evaluation</w:t>
      </w:r>
      <w:r w:rsidR="00787BA2">
        <w:rPr>
          <w:rFonts w:ascii="Calibri" w:hAnsi="Calibri" w:cs="Calibri"/>
          <w:b/>
          <w:bCs/>
          <w:color w:val="000000" w:themeColor="text1"/>
        </w:rPr>
        <w:t xml:space="preserve">- </w:t>
      </w:r>
      <w:r w:rsidRPr="006D491C">
        <w:rPr>
          <w:rFonts w:ascii="Calibri" w:hAnsi="Calibri" w:cs="Calibri"/>
          <w:color w:val="000000" w:themeColor="text1"/>
        </w:rPr>
        <w:t>Four designs, from most to least optimistic: random cross-validation, spatial block cross-validation, testing within each land-cover class, and leave-one-class-out cross-validation</w:t>
      </w:r>
      <w:commentRangeStart w:id="89"/>
      <w:r w:rsidRPr="006D491C">
        <w:rPr>
          <w:rFonts w:ascii="Calibri" w:hAnsi="Calibri" w:cs="Calibri"/>
          <w:color w:val="000000" w:themeColor="text1"/>
        </w:rPr>
        <w:t>.</w:t>
      </w:r>
      <w:commentRangeEnd w:id="88"/>
      <w:r w:rsidR="008255AF">
        <w:rPr>
          <w:rStyle w:val="CommentReference"/>
          <w:rFonts w:ascii="Calibri" w:hAnsi="Calibri" w:cs="Calibri"/>
          <w:color w:val="000000" w:themeColor="text1"/>
          <w:sz w:val="24"/>
          <w:szCs w:val="24"/>
        </w:rPr>
        <w:commentReference w:id="88"/>
      </w:r>
      <w:del w:id="90" w:author="Suman Neupane" w:date="2026-10-30T12:09:00Z" w16du:dateUtc="2026-10-30T16:09:00Z">
        <w:r w:rsidR="00240458" w:rsidDel="008255AF">
          <w:rPr>
            <w:rFonts w:ascii="Calibri" w:hAnsi="Calibri" w:cs="Calibri"/>
            <w:color w:val="000000" w:themeColor="text1"/>
          </w:rPr>
          <w:delText xml:space="preserve"> </w:delText>
        </w:r>
      </w:del>
      <w:ins w:id="91" w:author="Suman Neupane" w:date="2026-10-30T12:09:00Z" w16du:dateUtc="2026-10-30T16:09:00Z">
        <w:r w:rsidR="008255AF">
          <w:rPr>
            <w:rFonts w:ascii="Calibri" w:hAnsi="Calibri" w:cs="Calibri"/>
            <w:color w:val="000000" w:themeColor="text1"/>
          </w:rPr>
          <w:t xml:space="preserve"> </w:t>
        </w:r>
      </w:ins>
      <w:ins w:id="92" w:author="Suman Neupane" w:date="2026-10-30T12:09:00Z">
        <w:r w:rsidR="008255AF" w:rsidRPr="008255AF">
          <w:rPr>
            <w:rFonts w:ascii="Calibri" w:hAnsi="Calibri" w:cs="Calibri"/>
            <w:color w:val="000000" w:themeColor="text1"/>
          </w:rPr>
          <w:t xml:space="preserve">The dataset will be partitioned into training (≈70%) and testing (≈30%) subsets. To ensure that all land use classes are adequately represented, occurrences in the test set will be stratified by land use class. Model performance will be assessed within each land use class, allowing comparison of predictive accuracy across </w:t>
        </w:r>
      </w:ins>
      <w:ins w:id="93" w:author="Suman Neupane" w:date="2026-10-30T12:10:00Z" w16du:dateUtc="2026-10-30T16:10:00Z">
        <w:r w:rsidR="00502792" w:rsidRPr="008255AF">
          <w:rPr>
            <w:rFonts w:ascii="Calibri" w:hAnsi="Calibri" w:cs="Calibri"/>
            <w:color w:val="000000" w:themeColor="text1"/>
          </w:rPr>
          <w:t>classes.</w:t>
        </w:r>
      </w:ins>
      <w:ins w:id="94" w:author="Suman Neupane" w:date="2026-10-30T12:05:00Z" w16du:dateUtc="2026-10-30T16:05:00Z">
        <w:r w:rsidR="009B2680">
          <w:rPr>
            <w:rFonts w:ascii="Calibri" w:hAnsi="Calibri" w:cs="Calibri"/>
            <w:color w:val="000000" w:themeColor="text1"/>
          </w:rPr>
          <w:t xml:space="preserve"> </w:t>
        </w:r>
      </w:ins>
      <w:del w:id="95" w:author="Suman Neupane" w:date="2026-10-30T12:03:00Z" w16du:dateUtc="2026-10-30T16:03:00Z">
        <w:r w:rsidR="00240458" w:rsidDel="00240458">
          <w:rPr>
            <w:rFonts w:ascii="Calibri" w:hAnsi="Calibri" w:cs="Calibri"/>
            <w:color w:val="000000" w:themeColor="text1"/>
          </w:rPr>
          <w:delText xml:space="preserve"> </w:delText>
        </w:r>
      </w:del>
      <w:commentRangeEnd w:id="89"/>
      <w:r w:rsidR="00502792" w:rsidRPr="006D491C">
        <w:rPr>
          <w:rStyle w:val="CommentReference"/>
          <w:rFonts w:ascii="Calibri" w:hAnsi="Calibri" w:cs="Calibri"/>
          <w:color w:val="000000" w:themeColor="text1"/>
          <w:sz w:val="24"/>
          <w:szCs w:val="24"/>
        </w:rPr>
        <w:commentReference w:id="89"/>
      </w:r>
    </w:p>
    <w:p w14:paraId="1ED077DF" w14:textId="3DE3FD96"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Metrics</w:t>
      </w:r>
      <w:r w:rsidR="00787BA2">
        <w:rPr>
          <w:rFonts w:ascii="Calibri" w:hAnsi="Calibri" w:cs="Calibri"/>
          <w:b/>
          <w:bCs/>
          <w:color w:val="000000" w:themeColor="text1"/>
        </w:rPr>
        <w:t xml:space="preserve">- </w:t>
      </w:r>
      <w:r w:rsidRPr="006D491C">
        <w:rPr>
          <w:rFonts w:ascii="Calibri" w:hAnsi="Calibri" w:cs="Calibri"/>
          <w:color w:val="000000" w:themeColor="text1"/>
        </w:rPr>
        <w:t>Continuous Boyce index, suited to presence-only data</w:t>
      </w:r>
      <w:r w:rsidR="00787BA2">
        <w:rPr>
          <w:rFonts w:ascii="Calibri" w:hAnsi="Calibri" w:cs="Calibri"/>
          <w:color w:val="000000" w:themeColor="text1"/>
        </w:rPr>
        <w:t>,</w:t>
      </w:r>
      <w:r w:rsidRPr="006D491C">
        <w:rPr>
          <w:rFonts w:ascii="Calibri" w:hAnsi="Calibri" w:cs="Calibri"/>
          <w:color w:val="000000" w:themeColor="text1"/>
        </w:rPr>
        <w:t xml:space="preserve"> and AUC.</w:t>
      </w:r>
    </w:p>
    <w:p w14:paraId="3E936B78" w14:textId="6E843490"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commentRangeStart w:id="96"/>
      <w:r w:rsidRPr="006D491C">
        <w:rPr>
          <w:rFonts w:ascii="Calibri" w:hAnsi="Calibri" w:cs="Calibri"/>
          <w:b/>
          <w:bCs/>
          <w:color w:val="000000" w:themeColor="text1"/>
        </w:rPr>
        <w:t>Fair comparison</w:t>
      </w:r>
      <w:commentRangeEnd w:id="96"/>
      <w:r w:rsidR="001D4BFD">
        <w:rPr>
          <w:rStyle w:val="CommentReference"/>
          <w:rFonts w:ascii="Calibri" w:hAnsi="Calibri" w:cs="Calibri"/>
          <w:b/>
          <w:bCs/>
          <w:color w:val="000000" w:themeColor="text1"/>
          <w:sz w:val="24"/>
          <w:szCs w:val="24"/>
        </w:rPr>
        <w:commentReference w:id="96"/>
      </w:r>
      <w:r w:rsidR="00787BA2">
        <w:rPr>
          <w:rFonts w:ascii="Calibri" w:hAnsi="Calibri" w:cs="Calibri"/>
          <w:b/>
          <w:bCs/>
          <w:color w:val="000000" w:themeColor="text1"/>
        </w:rPr>
        <w:t xml:space="preserve">- </w:t>
      </w:r>
      <w:r w:rsidRPr="006D491C">
        <w:rPr>
          <w:rFonts w:ascii="Calibri" w:hAnsi="Calibri" w:cs="Calibri"/>
          <w:color w:val="000000" w:themeColor="text1"/>
        </w:rPr>
        <w:t>AUC naturally varies with the size and climate range of the area tested. So each class is compared with ~1,000 random test areas of the same size and number of points; a class counts as poorly predicted only if it falls below that range.</w:t>
      </w:r>
    </w:p>
    <w:p w14:paraId="388EC30B" w14:textId="10CCD658" w:rsidR="0090646C" w:rsidRPr="006D491C" w:rsidRDefault="0090646C" w:rsidP="0090646C">
      <w:pPr>
        <w:pStyle w:val="ListParagraph"/>
        <w:numPr>
          <w:ilvl w:val="0"/>
          <w:numId w:val="2"/>
        </w:numPr>
        <w:spacing w:after="60" w:line="240" w:lineRule="auto"/>
        <w:contextualSpacing w:val="0"/>
        <w:rPr>
          <w:rFonts w:ascii="Calibri" w:hAnsi="Calibri" w:cs="Calibri"/>
          <w:color w:val="000000" w:themeColor="text1"/>
        </w:rPr>
      </w:pPr>
      <w:r w:rsidRPr="006D491C">
        <w:rPr>
          <w:rFonts w:ascii="Calibri" w:hAnsi="Calibri" w:cs="Calibri"/>
          <w:b/>
          <w:bCs/>
          <w:color w:val="000000" w:themeColor="text1"/>
        </w:rPr>
        <w:t>Statistics</w:t>
      </w:r>
      <w:r w:rsidR="00787BA2">
        <w:rPr>
          <w:rFonts w:ascii="Calibri" w:hAnsi="Calibri" w:cs="Calibri"/>
          <w:b/>
          <w:bCs/>
          <w:color w:val="000000" w:themeColor="text1"/>
        </w:rPr>
        <w:t xml:space="preserve">- </w:t>
      </w:r>
      <w:r w:rsidRPr="006D491C">
        <w:rPr>
          <w:rFonts w:ascii="Calibri" w:hAnsi="Calibri" w:cs="Calibri"/>
          <w:color w:val="000000" w:themeColor="text1"/>
        </w:rPr>
        <w:t>Paired bootstrap confidence intervals for the Model 2 − Model 1 difference in each class; the spread among classes as our consistency measure; a mixed model across species (species as a random effect).</w:t>
      </w:r>
    </w:p>
    <w:p w14:paraId="1DDAAAC0" w14:textId="77777777" w:rsidR="0090646C" w:rsidRDefault="0090646C" w:rsidP="0090646C">
      <w:pPr>
        <w:rPr>
          <w:rFonts w:ascii="Calibri" w:hAnsi="Calibri" w:cs="Calibri"/>
          <w:color w:val="000000" w:themeColor="text1"/>
        </w:rPr>
      </w:pPr>
    </w:p>
    <w:p w14:paraId="04DBFAAF" w14:textId="77777777" w:rsidR="008B10EF" w:rsidRDefault="008B10EF" w:rsidP="0090646C">
      <w:pPr>
        <w:rPr>
          <w:rFonts w:ascii="Calibri" w:hAnsi="Calibri" w:cs="Calibri"/>
          <w:color w:val="000000" w:themeColor="text1"/>
        </w:rPr>
      </w:pPr>
    </w:p>
    <w:p w14:paraId="5BCA8D16" w14:textId="7F4E429B" w:rsidR="008B10EF" w:rsidRDefault="008B10EF" w:rsidP="0090646C">
      <w:pPr>
        <w:rPr>
          <w:rFonts w:ascii="Calibri" w:hAnsi="Calibri" w:cs="Calibri"/>
          <w:color w:val="000000" w:themeColor="text1"/>
        </w:rPr>
      </w:pPr>
    </w:p>
    <w:p w14:paraId="240BCA2A" w14:textId="77777777" w:rsidR="008B10EF" w:rsidRDefault="008B10EF">
      <w:pPr>
        <w:rPr>
          <w:rFonts w:ascii="Calibri" w:hAnsi="Calibri" w:cs="Calibri"/>
          <w:color w:val="000000" w:themeColor="text1"/>
        </w:rPr>
      </w:pPr>
      <w:r>
        <w:rPr>
          <w:rFonts w:ascii="Calibri" w:hAnsi="Calibri" w:cs="Calibri"/>
          <w:color w:val="000000" w:themeColor="text1"/>
        </w:rPr>
        <w:br w:type="page"/>
      </w:r>
    </w:p>
    <w:p w14:paraId="76E67574" w14:textId="04935AB7" w:rsidR="00A45210" w:rsidRDefault="00A45210" w:rsidP="0090646C">
      <w:pPr>
        <w:rPr>
          <w:rFonts w:ascii="Calibri" w:hAnsi="Calibri" w:cs="Calibri"/>
          <w:color w:val="000000" w:themeColor="text1"/>
        </w:rPr>
      </w:pPr>
      <w:r>
        <w:rPr>
          <w:rFonts w:ascii="Calibri" w:hAnsi="Calibri" w:cs="Calibri"/>
          <w:color w:val="000000" w:themeColor="text1"/>
        </w:rPr>
        <w:lastRenderedPageBreak/>
        <w:t>References</w:t>
      </w:r>
    </w:p>
    <w:p w14:paraId="363B368C" w14:textId="77777777" w:rsidR="00A45210" w:rsidRPr="00A45210" w:rsidRDefault="00A45210" w:rsidP="00A45210">
      <w:pPr>
        <w:pStyle w:val="Bibliography"/>
        <w:rPr>
          <w:rFonts w:ascii="Calibri" w:hAnsi="Calibri" w:cs="Calibri"/>
          <w:color w:val="000000"/>
        </w:rPr>
      </w:pPr>
      <w:r>
        <w:rPr>
          <w:rFonts w:ascii="Calibri" w:hAnsi="Calibri" w:cs="Calibri"/>
          <w:color w:val="000000" w:themeColor="text1"/>
        </w:rPr>
        <w:fldChar w:fldCharType="begin"/>
      </w:r>
      <w:r>
        <w:rPr>
          <w:rFonts w:ascii="Calibri" w:hAnsi="Calibri" w:cs="Calibri"/>
          <w:color w:val="000000" w:themeColor="text1"/>
        </w:rPr>
        <w:instrText xml:space="preserve"> ADDIN ZOTERO_BIBL {"uncited":[],"omitted":[],"custom":[]} CSL_BIBLIOGRAPHY </w:instrText>
      </w:r>
      <w:r>
        <w:rPr>
          <w:rFonts w:ascii="Calibri" w:hAnsi="Calibri" w:cs="Calibri"/>
          <w:color w:val="000000" w:themeColor="text1"/>
        </w:rPr>
        <w:fldChar w:fldCharType="separate"/>
      </w:r>
      <w:r w:rsidRPr="00A45210">
        <w:rPr>
          <w:rFonts w:ascii="Calibri" w:hAnsi="Calibri" w:cs="Calibri"/>
          <w:color w:val="000000"/>
        </w:rPr>
        <w:t>1.</w:t>
      </w:r>
      <w:r w:rsidRPr="00A45210">
        <w:rPr>
          <w:rFonts w:ascii="Calibri" w:hAnsi="Calibri" w:cs="Calibri"/>
          <w:color w:val="000000"/>
        </w:rPr>
        <w:tab/>
        <w:t xml:space="preserve">Thuiller, W., Araújo, M. B. &amp; Lavorel, S. Do we need land-cover data to model species distributions in Europe? </w:t>
      </w:r>
      <w:r w:rsidRPr="00A45210">
        <w:rPr>
          <w:rFonts w:ascii="Calibri" w:hAnsi="Calibri" w:cs="Calibri"/>
          <w:i/>
          <w:iCs/>
          <w:color w:val="000000"/>
        </w:rPr>
        <w:t>J. Biogeogr.</w:t>
      </w:r>
      <w:r w:rsidRPr="00A45210">
        <w:rPr>
          <w:rFonts w:ascii="Calibri" w:hAnsi="Calibri" w:cs="Calibri"/>
          <w:color w:val="000000"/>
        </w:rPr>
        <w:t xml:space="preserve"> </w:t>
      </w:r>
      <w:r w:rsidRPr="00A45210">
        <w:rPr>
          <w:rFonts w:ascii="Calibri" w:hAnsi="Calibri" w:cs="Calibri"/>
          <w:b/>
          <w:bCs/>
          <w:color w:val="000000"/>
        </w:rPr>
        <w:t>31</w:t>
      </w:r>
      <w:r w:rsidRPr="00A45210">
        <w:rPr>
          <w:rFonts w:ascii="Calibri" w:hAnsi="Calibri" w:cs="Calibri"/>
          <w:color w:val="000000"/>
        </w:rPr>
        <w:t>, 353–361 (2004).</w:t>
      </w:r>
    </w:p>
    <w:p w14:paraId="18A878B2"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2.</w:t>
      </w:r>
      <w:r w:rsidRPr="00A45210">
        <w:rPr>
          <w:rFonts w:ascii="Calibri" w:hAnsi="Calibri" w:cs="Calibri"/>
          <w:color w:val="000000"/>
        </w:rPr>
        <w:tab/>
        <w:t xml:space="preserve">Pearson, R. G., Dawson, T. P. &amp; Liu, C. Modelling species distributions in Britain: a hierarchical integration of climate and land-cover data. </w:t>
      </w:r>
      <w:r w:rsidRPr="00A45210">
        <w:rPr>
          <w:rFonts w:ascii="Calibri" w:hAnsi="Calibri" w:cs="Calibri"/>
          <w:i/>
          <w:iCs/>
          <w:color w:val="000000"/>
        </w:rPr>
        <w:t>Ecography</w:t>
      </w:r>
      <w:r w:rsidRPr="00A45210">
        <w:rPr>
          <w:rFonts w:ascii="Calibri" w:hAnsi="Calibri" w:cs="Calibri"/>
          <w:color w:val="000000"/>
        </w:rPr>
        <w:t xml:space="preserve"> </w:t>
      </w:r>
      <w:r w:rsidRPr="00A45210">
        <w:rPr>
          <w:rFonts w:ascii="Calibri" w:hAnsi="Calibri" w:cs="Calibri"/>
          <w:b/>
          <w:bCs/>
          <w:color w:val="000000"/>
        </w:rPr>
        <w:t>27</w:t>
      </w:r>
      <w:r w:rsidRPr="00A45210">
        <w:rPr>
          <w:rFonts w:ascii="Calibri" w:hAnsi="Calibri" w:cs="Calibri"/>
          <w:color w:val="000000"/>
        </w:rPr>
        <w:t>, 285–298 (2004).</w:t>
      </w:r>
    </w:p>
    <w:p w14:paraId="122B045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3.</w:t>
      </w:r>
      <w:r w:rsidRPr="00A45210">
        <w:rPr>
          <w:rFonts w:ascii="Calibri" w:hAnsi="Calibri" w:cs="Calibri"/>
          <w:color w:val="000000"/>
        </w:rPr>
        <w:tab/>
        <w:t xml:space="preserve">Hijmans, R. J. Cross-validation of species distribution models: removing spatial sorting bias and calibration with a null model. </w:t>
      </w:r>
      <w:r w:rsidRPr="00A45210">
        <w:rPr>
          <w:rFonts w:ascii="Calibri" w:hAnsi="Calibri" w:cs="Calibri"/>
          <w:i/>
          <w:iCs/>
          <w:color w:val="000000"/>
        </w:rPr>
        <w:t>Ecology</w:t>
      </w:r>
      <w:r w:rsidRPr="00A45210">
        <w:rPr>
          <w:rFonts w:ascii="Calibri" w:hAnsi="Calibri" w:cs="Calibri"/>
          <w:color w:val="000000"/>
        </w:rPr>
        <w:t xml:space="preserve"> </w:t>
      </w:r>
      <w:r w:rsidRPr="00A45210">
        <w:rPr>
          <w:rFonts w:ascii="Calibri" w:hAnsi="Calibri" w:cs="Calibri"/>
          <w:b/>
          <w:bCs/>
          <w:color w:val="000000"/>
        </w:rPr>
        <w:t>93</w:t>
      </w:r>
      <w:r w:rsidRPr="00A45210">
        <w:rPr>
          <w:rFonts w:ascii="Calibri" w:hAnsi="Calibri" w:cs="Calibri"/>
          <w:color w:val="000000"/>
        </w:rPr>
        <w:t>, 679–688 (2012).</w:t>
      </w:r>
    </w:p>
    <w:p w14:paraId="1752D9AC"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4.</w:t>
      </w:r>
      <w:r w:rsidRPr="00A45210">
        <w:rPr>
          <w:rFonts w:ascii="Calibri" w:hAnsi="Calibri" w:cs="Calibri"/>
          <w:color w:val="000000"/>
        </w:rPr>
        <w:tab/>
        <w:t xml:space="preserve">Roberts, D. R. </w:t>
      </w:r>
      <w:r w:rsidRPr="00A45210">
        <w:rPr>
          <w:rFonts w:ascii="Calibri" w:hAnsi="Calibri" w:cs="Calibri"/>
          <w:i/>
          <w:iCs/>
          <w:color w:val="000000"/>
        </w:rPr>
        <w:t>et al.</w:t>
      </w:r>
      <w:r w:rsidRPr="00A45210">
        <w:rPr>
          <w:rFonts w:ascii="Calibri" w:hAnsi="Calibri" w:cs="Calibri"/>
          <w:color w:val="000000"/>
        </w:rPr>
        <w:t xml:space="preserve"> Cross-validation strategies for data with temporal, spatial, hierarchical, or phylogenetic structure. </w:t>
      </w:r>
      <w:r w:rsidRPr="00A45210">
        <w:rPr>
          <w:rFonts w:ascii="Calibri" w:hAnsi="Calibri" w:cs="Calibri"/>
          <w:i/>
          <w:iCs/>
          <w:color w:val="000000"/>
        </w:rPr>
        <w:t>Ecography</w:t>
      </w:r>
      <w:r w:rsidRPr="00A45210">
        <w:rPr>
          <w:rFonts w:ascii="Calibri" w:hAnsi="Calibri" w:cs="Calibri"/>
          <w:color w:val="000000"/>
        </w:rPr>
        <w:t xml:space="preserve"> </w:t>
      </w:r>
      <w:r w:rsidRPr="00A45210">
        <w:rPr>
          <w:rFonts w:ascii="Calibri" w:hAnsi="Calibri" w:cs="Calibri"/>
          <w:b/>
          <w:bCs/>
          <w:color w:val="000000"/>
        </w:rPr>
        <w:t>40</w:t>
      </w:r>
      <w:r w:rsidRPr="00A45210">
        <w:rPr>
          <w:rFonts w:ascii="Calibri" w:hAnsi="Calibri" w:cs="Calibri"/>
          <w:color w:val="000000"/>
        </w:rPr>
        <w:t>, 913–929 (2017).</w:t>
      </w:r>
    </w:p>
    <w:p w14:paraId="60756151"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5.</w:t>
      </w:r>
      <w:r w:rsidRPr="00A45210">
        <w:rPr>
          <w:rFonts w:ascii="Calibri" w:hAnsi="Calibri" w:cs="Calibri"/>
          <w:color w:val="000000"/>
        </w:rPr>
        <w:tab/>
        <w:t xml:space="preserve">Karra, K. </w:t>
      </w:r>
      <w:r w:rsidRPr="00A45210">
        <w:rPr>
          <w:rFonts w:ascii="Calibri" w:hAnsi="Calibri" w:cs="Calibri"/>
          <w:i/>
          <w:iCs/>
          <w:color w:val="000000"/>
        </w:rPr>
        <w:t>et al.</w:t>
      </w:r>
      <w:r w:rsidRPr="00A45210">
        <w:rPr>
          <w:rFonts w:ascii="Calibri" w:hAnsi="Calibri" w:cs="Calibri"/>
          <w:color w:val="000000"/>
        </w:rPr>
        <w:t xml:space="preserve"> Global land use / land cover with Sentinel 2 and deep learning. in 4704–4707 (IEEE, Brussels, Belgium, 2021). doi:10.1109/IGARSS47720.2021.9553499.</w:t>
      </w:r>
    </w:p>
    <w:p w14:paraId="1223455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6.</w:t>
      </w:r>
      <w:r w:rsidRPr="00A45210">
        <w:rPr>
          <w:rFonts w:ascii="Calibri" w:hAnsi="Calibri" w:cs="Calibri"/>
          <w:color w:val="000000"/>
        </w:rPr>
        <w:tab/>
        <w:t xml:space="preserve">Johnston, A. </w:t>
      </w:r>
      <w:r w:rsidRPr="00A45210">
        <w:rPr>
          <w:rFonts w:ascii="Calibri" w:hAnsi="Calibri" w:cs="Calibri"/>
          <w:i/>
          <w:iCs/>
          <w:color w:val="000000"/>
        </w:rPr>
        <w:t>et al.</w:t>
      </w:r>
      <w:r w:rsidRPr="00A45210">
        <w:rPr>
          <w:rFonts w:ascii="Calibri" w:hAnsi="Calibri" w:cs="Calibri"/>
          <w:color w:val="000000"/>
        </w:rPr>
        <w:t xml:space="preserve"> Analytical guidelines to increase the value of community science data: An example using eBird data to estimate species distributions. </w:t>
      </w:r>
      <w:r w:rsidRPr="00A45210">
        <w:rPr>
          <w:rFonts w:ascii="Calibri" w:hAnsi="Calibri" w:cs="Calibri"/>
          <w:i/>
          <w:iCs/>
          <w:color w:val="000000"/>
        </w:rPr>
        <w:t>Divers. Distrib.</w:t>
      </w:r>
      <w:r w:rsidRPr="00A45210">
        <w:rPr>
          <w:rFonts w:ascii="Calibri" w:hAnsi="Calibri" w:cs="Calibri"/>
          <w:color w:val="000000"/>
        </w:rPr>
        <w:t xml:space="preserve"> </w:t>
      </w:r>
      <w:r w:rsidRPr="00A45210">
        <w:rPr>
          <w:rFonts w:ascii="Calibri" w:hAnsi="Calibri" w:cs="Calibri"/>
          <w:b/>
          <w:bCs/>
          <w:color w:val="000000"/>
        </w:rPr>
        <w:t>27</w:t>
      </w:r>
      <w:r w:rsidRPr="00A45210">
        <w:rPr>
          <w:rFonts w:ascii="Calibri" w:hAnsi="Calibri" w:cs="Calibri"/>
          <w:color w:val="000000"/>
        </w:rPr>
        <w:t>, 1265–1277 (2021).</w:t>
      </w:r>
    </w:p>
    <w:p w14:paraId="6E28813B"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7.</w:t>
      </w:r>
      <w:r w:rsidRPr="00A45210">
        <w:rPr>
          <w:rFonts w:ascii="Calibri" w:hAnsi="Calibri" w:cs="Calibri"/>
          <w:color w:val="000000"/>
        </w:rPr>
        <w:tab/>
        <w:t xml:space="preserve">Phillips, S. J., Anderson, R. P. &amp; Schapire, R. E. Maximum entropy modeling of species geographic distributions. </w:t>
      </w:r>
      <w:r w:rsidRPr="00A45210">
        <w:rPr>
          <w:rFonts w:ascii="Calibri" w:hAnsi="Calibri" w:cs="Calibri"/>
          <w:i/>
          <w:iCs/>
          <w:color w:val="000000"/>
        </w:rPr>
        <w:t>Ecol. Model.</w:t>
      </w:r>
      <w:r w:rsidRPr="00A45210">
        <w:rPr>
          <w:rFonts w:ascii="Calibri" w:hAnsi="Calibri" w:cs="Calibri"/>
          <w:color w:val="000000"/>
        </w:rPr>
        <w:t xml:space="preserve"> </w:t>
      </w:r>
      <w:r w:rsidRPr="00A45210">
        <w:rPr>
          <w:rFonts w:ascii="Calibri" w:hAnsi="Calibri" w:cs="Calibri"/>
          <w:b/>
          <w:bCs/>
          <w:color w:val="000000"/>
        </w:rPr>
        <w:t>190</w:t>
      </w:r>
      <w:r w:rsidRPr="00A45210">
        <w:rPr>
          <w:rFonts w:ascii="Calibri" w:hAnsi="Calibri" w:cs="Calibri"/>
          <w:color w:val="000000"/>
        </w:rPr>
        <w:t>, 231–259 (2006).</w:t>
      </w:r>
    </w:p>
    <w:p w14:paraId="22F2B816"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8.</w:t>
      </w:r>
      <w:r w:rsidRPr="00A45210">
        <w:rPr>
          <w:rFonts w:ascii="Calibri" w:hAnsi="Calibri" w:cs="Calibri"/>
          <w:color w:val="000000"/>
        </w:rPr>
        <w:tab/>
        <w:t xml:space="preserve">Phillips, S. J., Anderson, R. P., Dudík, M., Schapire, R. E. &amp; Blair, M. E. Opening the black box: an open-source release of Maxent. </w:t>
      </w:r>
      <w:r w:rsidRPr="00A45210">
        <w:rPr>
          <w:rFonts w:ascii="Calibri" w:hAnsi="Calibri" w:cs="Calibri"/>
          <w:i/>
          <w:iCs/>
          <w:color w:val="000000"/>
        </w:rPr>
        <w:t>Ecography</w:t>
      </w:r>
      <w:r w:rsidRPr="00A45210">
        <w:rPr>
          <w:rFonts w:ascii="Calibri" w:hAnsi="Calibri" w:cs="Calibri"/>
          <w:color w:val="000000"/>
        </w:rPr>
        <w:t xml:space="preserve"> </w:t>
      </w:r>
      <w:r w:rsidRPr="00A45210">
        <w:rPr>
          <w:rFonts w:ascii="Calibri" w:hAnsi="Calibri" w:cs="Calibri"/>
          <w:b/>
          <w:bCs/>
          <w:color w:val="000000"/>
        </w:rPr>
        <w:t>40</w:t>
      </w:r>
      <w:r w:rsidRPr="00A45210">
        <w:rPr>
          <w:rFonts w:ascii="Calibri" w:hAnsi="Calibri" w:cs="Calibri"/>
          <w:color w:val="000000"/>
        </w:rPr>
        <w:t>, 887–893 (2017).</w:t>
      </w:r>
    </w:p>
    <w:p w14:paraId="548CDD03"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t>9.</w:t>
      </w:r>
      <w:r w:rsidRPr="00A45210">
        <w:rPr>
          <w:rFonts w:ascii="Calibri" w:hAnsi="Calibri" w:cs="Calibri"/>
          <w:color w:val="000000"/>
        </w:rPr>
        <w:tab/>
        <w:t xml:space="preserve">Kass, J. M. </w:t>
      </w:r>
      <w:r w:rsidRPr="00A45210">
        <w:rPr>
          <w:rFonts w:ascii="Calibri" w:hAnsi="Calibri" w:cs="Calibri"/>
          <w:i/>
          <w:iCs/>
          <w:color w:val="000000"/>
        </w:rPr>
        <w:t>et al.</w:t>
      </w:r>
      <w:r w:rsidRPr="00A45210">
        <w:rPr>
          <w:rFonts w:ascii="Calibri" w:hAnsi="Calibri" w:cs="Calibri"/>
          <w:color w:val="000000"/>
        </w:rPr>
        <w:t xml:space="preserve"> ENMeval 2.0: Redesigned for customizable and reproducible modeling of species’ niches and distributions. </w:t>
      </w:r>
      <w:r w:rsidRPr="00A45210">
        <w:rPr>
          <w:rFonts w:ascii="Calibri" w:hAnsi="Calibri" w:cs="Calibri"/>
          <w:i/>
          <w:iCs/>
          <w:color w:val="000000"/>
        </w:rPr>
        <w:t>Methods Ecol. Evol.</w:t>
      </w:r>
      <w:r w:rsidRPr="00A45210">
        <w:rPr>
          <w:rFonts w:ascii="Calibri" w:hAnsi="Calibri" w:cs="Calibri"/>
          <w:color w:val="000000"/>
        </w:rPr>
        <w:t xml:space="preserve"> </w:t>
      </w:r>
      <w:r w:rsidRPr="00A45210">
        <w:rPr>
          <w:rFonts w:ascii="Calibri" w:hAnsi="Calibri" w:cs="Calibri"/>
          <w:b/>
          <w:bCs/>
          <w:color w:val="000000"/>
        </w:rPr>
        <w:t>12</w:t>
      </w:r>
      <w:r w:rsidRPr="00A45210">
        <w:rPr>
          <w:rFonts w:ascii="Calibri" w:hAnsi="Calibri" w:cs="Calibri"/>
          <w:color w:val="000000"/>
        </w:rPr>
        <w:t>, 1602–1608 (2021).</w:t>
      </w:r>
    </w:p>
    <w:p w14:paraId="3B079EB2" w14:textId="77777777" w:rsidR="00A45210" w:rsidRPr="00A45210" w:rsidRDefault="00A45210" w:rsidP="00A45210">
      <w:pPr>
        <w:pStyle w:val="Bibliography"/>
        <w:rPr>
          <w:rFonts w:ascii="Calibri" w:hAnsi="Calibri" w:cs="Calibri"/>
          <w:color w:val="000000"/>
        </w:rPr>
      </w:pPr>
      <w:r w:rsidRPr="00A45210">
        <w:rPr>
          <w:rFonts w:ascii="Calibri" w:hAnsi="Calibri" w:cs="Calibri"/>
          <w:color w:val="000000"/>
        </w:rPr>
        <w:lastRenderedPageBreak/>
        <w:t>10.</w:t>
      </w:r>
      <w:r w:rsidRPr="00A45210">
        <w:rPr>
          <w:rFonts w:ascii="Calibri" w:hAnsi="Calibri" w:cs="Calibri"/>
          <w:color w:val="000000"/>
        </w:rPr>
        <w:tab/>
        <w:t xml:space="preserve">Valavi, R., Guillera-Arroita, G., Lahoz-Monfort, J. J. &amp; Elith, J. Predictive performance of presence-only species distribution models: a benchmark study with reproducible code. </w:t>
      </w:r>
      <w:r w:rsidRPr="00A45210">
        <w:rPr>
          <w:rFonts w:ascii="Calibri" w:hAnsi="Calibri" w:cs="Calibri"/>
          <w:i/>
          <w:iCs/>
          <w:color w:val="000000"/>
        </w:rPr>
        <w:t>Ecol. Monogr.</w:t>
      </w:r>
      <w:r w:rsidRPr="00A45210">
        <w:rPr>
          <w:rFonts w:ascii="Calibri" w:hAnsi="Calibri" w:cs="Calibri"/>
          <w:color w:val="000000"/>
        </w:rPr>
        <w:t xml:space="preserve"> </w:t>
      </w:r>
      <w:r w:rsidRPr="00A45210">
        <w:rPr>
          <w:rFonts w:ascii="Calibri" w:hAnsi="Calibri" w:cs="Calibri"/>
          <w:b/>
          <w:bCs/>
          <w:color w:val="000000"/>
        </w:rPr>
        <w:t>92</w:t>
      </w:r>
      <w:r w:rsidRPr="00A45210">
        <w:rPr>
          <w:rFonts w:ascii="Calibri" w:hAnsi="Calibri" w:cs="Calibri"/>
          <w:color w:val="000000"/>
        </w:rPr>
        <w:t>, e01486 (2022).</w:t>
      </w:r>
    </w:p>
    <w:p w14:paraId="56CF429A" w14:textId="2E5FEE01" w:rsidR="00A45210" w:rsidRPr="006D491C" w:rsidRDefault="00A45210" w:rsidP="0090646C">
      <w:pPr>
        <w:rPr>
          <w:rFonts w:ascii="Calibri" w:hAnsi="Calibri" w:cs="Calibri"/>
          <w:color w:val="000000" w:themeColor="text1"/>
        </w:rPr>
      </w:pPr>
      <w:r>
        <w:rPr>
          <w:rFonts w:ascii="Calibri" w:hAnsi="Calibri" w:cs="Calibri"/>
          <w:color w:val="000000" w:themeColor="text1"/>
        </w:rPr>
        <w:fldChar w:fldCharType="end"/>
      </w:r>
    </w:p>
    <w:sectPr w:rsidR="00A45210" w:rsidRPr="006D491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yes hoover" w:date="2026-10-29T01:50:00Z" w:initials="hh">
    <w:p w14:paraId="30A3A4A8" w14:textId="77777777" w:rsidR="00575476" w:rsidRDefault="00034E71" w:rsidP="00575476">
      <w:pPr>
        <w:pStyle w:val="CommentText"/>
      </w:pPr>
      <w:r>
        <w:rPr>
          <w:rStyle w:val="CommentReference"/>
        </w:rPr>
        <w:annotationRef/>
      </w:r>
      <w:r w:rsidR="00575476">
        <w:t xml:space="preserve">Overall, everything looks great to me! I only left a couple comments, mostly about distinguishing steps involving ensemble cross-validation vs. testing on unseen data. Incorporating land cover at both levels is already ambitious, so I think they should be clearly separated into two distinct subsections without any mixing-and-matching. </w:t>
      </w:r>
    </w:p>
  </w:comment>
  <w:comment w:id="1" w:author="Suman Neupane" w:date="2026-10-30T15:13:00Z" w:initials="SN">
    <w:p w14:paraId="47208E02" w14:textId="77777777" w:rsidR="00C22225" w:rsidRDefault="00C22225" w:rsidP="00C22225">
      <w:pPr>
        <w:pStyle w:val="CommentText"/>
      </w:pPr>
      <w:r>
        <w:rPr>
          <w:rStyle w:val="CommentReference"/>
        </w:rPr>
        <w:annotationRef/>
      </w:r>
      <w:r>
        <w:t xml:space="preserve">Overall, this is a good start. This has given a common ground for all of us to start. I have added what I understood from our previous meeting. I have added my stuffs. We can discuss more onto this before forward this to Drew.  </w:t>
      </w:r>
    </w:p>
  </w:comment>
  <w:comment w:id="4" w:author="Suman Neupane" w:date="2026-10-30T12:14:00Z" w:initials="SN">
    <w:p w14:paraId="0EDA9C90" w14:textId="77777777" w:rsidR="00B66D77" w:rsidRDefault="00B66D77" w:rsidP="00B66D77">
      <w:pPr>
        <w:pStyle w:val="CommentText"/>
      </w:pPr>
      <w:r>
        <w:rPr>
          <w:rStyle w:val="CommentReference"/>
        </w:rPr>
        <w:annotationRef/>
      </w:r>
      <w:r>
        <w:t xml:space="preserve">This is just my proposal. We can change as needed. </w:t>
      </w:r>
    </w:p>
  </w:comment>
  <w:comment w:id="25" w:author="Suman Neupane" w:date="2026-10-30T14:48:00Z" w:initials="SN">
    <w:p w14:paraId="43EF5423" w14:textId="77777777" w:rsidR="00FA7253" w:rsidRDefault="00FA7253" w:rsidP="00FA7253">
      <w:pPr>
        <w:pStyle w:val="CommentText"/>
      </w:pPr>
      <w:r>
        <w:rPr>
          <w:rStyle w:val="CommentReference"/>
        </w:rPr>
        <w:annotationRef/>
      </w:r>
      <w:r>
        <w:t xml:space="preserve">I would just recommend focusing on this aspect. </w:t>
      </w:r>
    </w:p>
  </w:comment>
  <w:comment w:id="75" w:author="Suman Neupane" w:date="2026-10-30T14:51:00Z" w:initials="SN">
    <w:p w14:paraId="22BC0715" w14:textId="77777777" w:rsidR="00674ED8" w:rsidRDefault="00106742" w:rsidP="00674ED8">
      <w:pPr>
        <w:pStyle w:val="CommentText"/>
      </w:pPr>
      <w:r>
        <w:rPr>
          <w:rStyle w:val="CommentReference"/>
        </w:rPr>
        <w:annotationRef/>
      </w:r>
      <w:r w:rsidR="00674ED8">
        <w:t xml:space="preserve">I think this is very ambiguous paragraph. We can break this make it simple. I have added mine. </w:t>
      </w:r>
    </w:p>
  </w:comment>
  <w:comment w:id="81" w:author="Suman Neupane" w:date="2026-10-30T14:53:00Z" w:initials="SN">
    <w:p w14:paraId="6EE269AB" w14:textId="77777777" w:rsidR="00B5431D" w:rsidRDefault="00B5431D" w:rsidP="00B5431D">
      <w:pPr>
        <w:pStyle w:val="CommentText"/>
      </w:pPr>
      <w:r>
        <w:rPr>
          <w:rStyle w:val="CommentReference"/>
        </w:rPr>
        <w:annotationRef/>
      </w:r>
      <w:r>
        <w:t>To me we are planning for next aspect. For now I suggest we stick to the first part. Once we have that, we can think of second part adding lulc as a predictor variable</w:t>
      </w:r>
    </w:p>
  </w:comment>
  <w:comment w:id="82" w:author="Suman Neupane" w:date="2026-10-30T15:09:00Z" w:initials="SN">
    <w:p w14:paraId="394079FB" w14:textId="77777777" w:rsidR="0075193A" w:rsidRDefault="0075193A" w:rsidP="0075193A">
      <w:pPr>
        <w:pStyle w:val="CommentText"/>
      </w:pPr>
      <w:r>
        <w:rPr>
          <w:rStyle w:val="CommentReference"/>
        </w:rPr>
        <w:annotationRef/>
      </w:r>
      <w:r>
        <w:t xml:space="preserve">Once we agree on common approach this can change. </w:t>
      </w:r>
    </w:p>
  </w:comment>
  <w:comment w:id="83" w:author="hayes hoover" w:date="2026-10-29T01:37:00Z" w:initials="hh">
    <w:p w14:paraId="03DDF913" w14:textId="302A13C8" w:rsidR="001D4BFD" w:rsidRDefault="001D4BFD" w:rsidP="001D4BFD">
      <w:pPr>
        <w:pStyle w:val="CommentText"/>
      </w:pPr>
      <w:r>
        <w:rPr>
          <w:rStyle w:val="CommentReference"/>
        </w:rPr>
        <w:annotationRef/>
      </w:r>
      <w:r>
        <w:t>Do we have enough tick records to have four or more balanced test sets? Also, is there a reason to start at 2017 opposed to earlier?</w:t>
      </w:r>
    </w:p>
  </w:comment>
  <w:comment w:id="88" w:author="hayes hoover" w:date="2026-10-29T01:34:00Z" w:initials="hh">
    <w:p w14:paraId="1F12809C" w14:textId="77777777" w:rsidR="00FE6058" w:rsidRDefault="001D4BFD" w:rsidP="00FE6058">
      <w:pPr>
        <w:pStyle w:val="CommentText"/>
      </w:pPr>
      <w:r>
        <w:rPr>
          <w:rStyle w:val="CommentReference"/>
        </w:rPr>
        <w:annotationRef/>
      </w:r>
      <w:r w:rsidR="00FE6058">
        <w:t xml:space="preserve">This section is a bit confusing to me. Does optimism refer to which design we think will provide the best performance values? </w:t>
      </w:r>
    </w:p>
    <w:p w14:paraId="23DC94C0" w14:textId="77777777" w:rsidR="00FE6058" w:rsidRDefault="00FE6058" w:rsidP="00FE6058">
      <w:pPr>
        <w:pStyle w:val="CommentText"/>
      </w:pPr>
    </w:p>
    <w:p w14:paraId="60434671" w14:textId="77777777" w:rsidR="00FE6058" w:rsidRDefault="00FE6058" w:rsidP="00FE6058">
      <w:pPr>
        <w:pStyle w:val="CommentText"/>
      </w:pPr>
      <w:r>
        <w:t>Does “random cross-validation” mean testing on unseen data? I had though that “testing within each land-cover class” meant using a stratified hold out set. For a valid comparison, I assume we would also need corresponding random hold out sets?</w:t>
      </w:r>
    </w:p>
    <w:p w14:paraId="0FF23BD7" w14:textId="77777777" w:rsidR="00FE6058" w:rsidRDefault="00FE6058" w:rsidP="00FE6058">
      <w:pPr>
        <w:pStyle w:val="CommentText"/>
      </w:pPr>
    </w:p>
    <w:p w14:paraId="11F2AB63" w14:textId="77777777" w:rsidR="00FE6058" w:rsidRDefault="00FE6058" w:rsidP="00FE6058">
      <w:pPr>
        <w:pStyle w:val="CommentText"/>
      </w:pPr>
      <w:r>
        <w:t xml:space="preserve">I think we should more clearly separate out steps that involve changing the model itself (e.g., ensembling / cross-validation) vs. only changing the test set. </w:t>
      </w:r>
    </w:p>
  </w:comment>
  <w:comment w:id="89" w:author="Suman Neupane" w:date="2026-10-30T12:10:00Z" w:initials="SN">
    <w:p w14:paraId="241FFC1A" w14:textId="77777777" w:rsidR="00502792" w:rsidRDefault="00502792" w:rsidP="00502792">
      <w:pPr>
        <w:pStyle w:val="CommentText"/>
      </w:pPr>
      <w:r>
        <w:rPr>
          <w:rStyle w:val="CommentReference"/>
        </w:rPr>
        <w:annotationRef/>
      </w:r>
      <w:r>
        <w:t xml:space="preserve">I think this what we discussed. I suggest for now we only focus on this specific idea and run the model. Later we can add another second model as proposed above </w:t>
      </w:r>
    </w:p>
  </w:comment>
  <w:comment w:id="96" w:author="hayes hoover" w:date="2026-10-29T01:41:00Z" w:initials="hh">
    <w:p w14:paraId="12CA59C9" w14:textId="77777777" w:rsidR="00431EC5" w:rsidRDefault="001D4BFD" w:rsidP="00431EC5">
      <w:pPr>
        <w:pStyle w:val="CommentText"/>
      </w:pPr>
      <w:r>
        <w:rPr>
          <w:rStyle w:val="CommentReference"/>
        </w:rPr>
        <w:annotationRef/>
      </w:r>
      <w:r w:rsidR="00431EC5">
        <w:t xml:space="preserve">I really like where this is going. Would this be different from the random cross-validation in #6?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A3A4A8" w15:done="0"/>
  <w15:commentEx w15:paraId="47208E02" w15:paraIdParent="30A3A4A8" w15:done="0"/>
  <w15:commentEx w15:paraId="0EDA9C90" w15:done="0"/>
  <w15:commentEx w15:paraId="43EF5423" w15:done="0"/>
  <w15:commentEx w15:paraId="22BC0715" w15:done="0"/>
  <w15:commentEx w15:paraId="6EE269AB" w15:done="0"/>
  <w15:commentEx w15:paraId="394079FB" w15:done="0"/>
  <w15:commentEx w15:paraId="03DDF913" w15:done="0"/>
  <w15:commentEx w15:paraId="11F2AB63" w15:done="0"/>
  <w15:commentEx w15:paraId="241FFC1A" w15:done="0"/>
  <w15:commentEx w15:paraId="12CA5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D40EFD" w16cex:dateUtc="2026-10-29T05:50:00Z"/>
  <w16cex:commentExtensible w16cex:durableId="2CFE740A" w16cex:dateUtc="2026-10-30T19:13:00Z"/>
  <w16cex:commentExtensible w16cex:durableId="6CC2618C" w16cex:dateUtc="2026-10-30T16:14:00Z"/>
  <w16cex:commentExtensible w16cex:durableId="5AA13021" w16cex:dateUtc="2026-10-30T18:48:00Z"/>
  <w16cex:commentExtensible w16cex:durableId="04E808C1" w16cex:dateUtc="2026-10-30T18:51:00Z"/>
  <w16cex:commentExtensible w16cex:durableId="5DD0C04D" w16cex:dateUtc="2026-10-30T18:53:00Z"/>
  <w16cex:commentExtensible w16cex:durableId="20FC9AB7" w16cex:dateUtc="2026-10-30T19:09:00Z"/>
  <w16cex:commentExtensible w16cex:durableId="2AC36956" w16cex:dateUtc="2026-10-29T05:37:00Z"/>
  <w16cex:commentExtensible w16cex:durableId="71B331EE" w16cex:dateUtc="2026-10-29T05:34:00Z"/>
  <w16cex:commentExtensible w16cex:durableId="4783507F" w16cex:dateUtc="2026-10-30T16:10:00Z"/>
  <w16cex:commentExtensible w16cex:durableId="2909E899" w16cex:dateUtc="2026-10-29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A3A4A8" w16cid:durableId="23D40EFD"/>
  <w16cid:commentId w16cid:paraId="47208E02" w16cid:durableId="2CFE740A"/>
  <w16cid:commentId w16cid:paraId="0EDA9C90" w16cid:durableId="6CC2618C"/>
  <w16cid:commentId w16cid:paraId="43EF5423" w16cid:durableId="5AA13021"/>
  <w16cid:commentId w16cid:paraId="22BC0715" w16cid:durableId="04E808C1"/>
  <w16cid:commentId w16cid:paraId="6EE269AB" w16cid:durableId="5DD0C04D"/>
  <w16cid:commentId w16cid:paraId="394079FB" w16cid:durableId="20FC9AB7"/>
  <w16cid:commentId w16cid:paraId="03DDF913" w16cid:durableId="2AC36956"/>
  <w16cid:commentId w16cid:paraId="11F2AB63" w16cid:durableId="71B331EE"/>
  <w16cid:commentId w16cid:paraId="241FFC1A" w16cid:durableId="4783507F"/>
  <w16cid:commentId w16cid:paraId="12CA59C9" w16cid:durableId="2909E8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DF7"/>
    <w:multiLevelType w:val="hybridMultilevel"/>
    <w:tmpl w:val="7972977C"/>
    <w:lvl w:ilvl="0" w:tplc="1278DA16">
      <w:start w:val="1"/>
      <w:numFmt w:val="decimal"/>
      <w:lvlText w:val="%1."/>
      <w:lvlJc w:val="left"/>
      <w:pPr>
        <w:ind w:left="360" w:hanging="360"/>
      </w:pPr>
    </w:lvl>
    <w:lvl w:ilvl="1" w:tplc="3112D698">
      <w:numFmt w:val="decimal"/>
      <w:lvlText w:val=""/>
      <w:lvlJc w:val="left"/>
    </w:lvl>
    <w:lvl w:ilvl="2" w:tplc="2E5A7E0A">
      <w:numFmt w:val="decimal"/>
      <w:lvlText w:val=""/>
      <w:lvlJc w:val="left"/>
    </w:lvl>
    <w:lvl w:ilvl="3" w:tplc="B1CEE1AE">
      <w:numFmt w:val="decimal"/>
      <w:lvlText w:val=""/>
      <w:lvlJc w:val="left"/>
    </w:lvl>
    <w:lvl w:ilvl="4" w:tplc="531266D6">
      <w:numFmt w:val="decimal"/>
      <w:lvlText w:val=""/>
      <w:lvlJc w:val="left"/>
    </w:lvl>
    <w:lvl w:ilvl="5" w:tplc="BF1E710E">
      <w:numFmt w:val="decimal"/>
      <w:lvlText w:val=""/>
      <w:lvlJc w:val="left"/>
    </w:lvl>
    <w:lvl w:ilvl="6" w:tplc="B80E948C">
      <w:numFmt w:val="decimal"/>
      <w:lvlText w:val=""/>
      <w:lvlJc w:val="left"/>
    </w:lvl>
    <w:lvl w:ilvl="7" w:tplc="58984CB4">
      <w:numFmt w:val="decimal"/>
      <w:lvlText w:val=""/>
      <w:lvlJc w:val="left"/>
    </w:lvl>
    <w:lvl w:ilvl="8" w:tplc="10D40824">
      <w:numFmt w:val="decimal"/>
      <w:lvlText w:val=""/>
      <w:lvlJc w:val="left"/>
    </w:lvl>
  </w:abstractNum>
  <w:abstractNum w:abstractNumId="1" w15:restartNumberingAfterBreak="0">
    <w:nsid w:val="44FF3C2C"/>
    <w:multiLevelType w:val="hybridMultilevel"/>
    <w:tmpl w:val="4404D872"/>
    <w:lvl w:ilvl="0" w:tplc="492801DA">
      <w:start w:val="1"/>
      <w:numFmt w:val="bullet"/>
      <w:lvlText w:val="•"/>
      <w:lvlJc w:val="left"/>
      <w:pPr>
        <w:ind w:left="360" w:hanging="360"/>
      </w:pPr>
    </w:lvl>
    <w:lvl w:ilvl="1" w:tplc="76DC57F2">
      <w:numFmt w:val="decimal"/>
      <w:lvlText w:val=""/>
      <w:lvlJc w:val="left"/>
    </w:lvl>
    <w:lvl w:ilvl="2" w:tplc="6764F06E">
      <w:numFmt w:val="decimal"/>
      <w:lvlText w:val=""/>
      <w:lvlJc w:val="left"/>
    </w:lvl>
    <w:lvl w:ilvl="3" w:tplc="70109DF0">
      <w:numFmt w:val="decimal"/>
      <w:lvlText w:val=""/>
      <w:lvlJc w:val="left"/>
    </w:lvl>
    <w:lvl w:ilvl="4" w:tplc="75BC4048">
      <w:numFmt w:val="decimal"/>
      <w:lvlText w:val=""/>
      <w:lvlJc w:val="left"/>
    </w:lvl>
    <w:lvl w:ilvl="5" w:tplc="6D8C28C2">
      <w:numFmt w:val="decimal"/>
      <w:lvlText w:val=""/>
      <w:lvlJc w:val="left"/>
    </w:lvl>
    <w:lvl w:ilvl="6" w:tplc="F7BC7DA8">
      <w:numFmt w:val="decimal"/>
      <w:lvlText w:val=""/>
      <w:lvlJc w:val="left"/>
    </w:lvl>
    <w:lvl w:ilvl="7" w:tplc="2320C59A">
      <w:numFmt w:val="decimal"/>
      <w:lvlText w:val=""/>
      <w:lvlJc w:val="left"/>
    </w:lvl>
    <w:lvl w:ilvl="8" w:tplc="43CAF456">
      <w:numFmt w:val="decimal"/>
      <w:lvlText w:val=""/>
      <w:lvlJc w:val="left"/>
    </w:lvl>
  </w:abstractNum>
  <w:abstractNum w:abstractNumId="2" w15:restartNumberingAfterBreak="0">
    <w:nsid w:val="6D8D1998"/>
    <w:multiLevelType w:val="hybridMultilevel"/>
    <w:tmpl w:val="1F02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6549B3"/>
    <w:multiLevelType w:val="hybridMultilevel"/>
    <w:tmpl w:val="24C6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451023">
    <w:abstractNumId w:val="1"/>
    <w:lvlOverride w:ilvl="0">
      <w:startOverride w:val="1"/>
    </w:lvlOverride>
  </w:num>
  <w:num w:numId="2" w16cid:durableId="1897230831">
    <w:abstractNumId w:val="0"/>
    <w:lvlOverride w:ilvl="0">
      <w:startOverride w:val="1"/>
    </w:lvlOverride>
  </w:num>
  <w:num w:numId="3" w16cid:durableId="515460440">
    <w:abstractNumId w:val="2"/>
  </w:num>
  <w:num w:numId="4" w16cid:durableId="113568012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yes hoover">
    <w15:presenceInfo w15:providerId="Windows Live" w15:userId="ad17377324c7dc58"/>
  </w15:person>
  <w15:person w15:author="Suman Neupane">
    <w15:presenceInfo w15:providerId="AD" w15:userId="S::sumanneupane@usf.edu::e1a530df-b9c3-42b8-831d-749d87a5f7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46C"/>
    <w:rsid w:val="00034E71"/>
    <w:rsid w:val="000817EF"/>
    <w:rsid w:val="000B2931"/>
    <w:rsid w:val="000B6E61"/>
    <w:rsid w:val="000E3CFB"/>
    <w:rsid w:val="00106742"/>
    <w:rsid w:val="0012147A"/>
    <w:rsid w:val="00167D89"/>
    <w:rsid w:val="001D4BFD"/>
    <w:rsid w:val="00240458"/>
    <w:rsid w:val="002B21B7"/>
    <w:rsid w:val="003073EA"/>
    <w:rsid w:val="00361191"/>
    <w:rsid w:val="003F4689"/>
    <w:rsid w:val="00430C6B"/>
    <w:rsid w:val="00431EC5"/>
    <w:rsid w:val="00502792"/>
    <w:rsid w:val="00541BBE"/>
    <w:rsid w:val="00572F15"/>
    <w:rsid w:val="00575476"/>
    <w:rsid w:val="005A0801"/>
    <w:rsid w:val="00674ED8"/>
    <w:rsid w:val="0068659C"/>
    <w:rsid w:val="006D491C"/>
    <w:rsid w:val="0075193A"/>
    <w:rsid w:val="00773FD6"/>
    <w:rsid w:val="00787BA2"/>
    <w:rsid w:val="007F0253"/>
    <w:rsid w:val="008060A5"/>
    <w:rsid w:val="00813658"/>
    <w:rsid w:val="008255AF"/>
    <w:rsid w:val="00831DA9"/>
    <w:rsid w:val="00850F35"/>
    <w:rsid w:val="008522B7"/>
    <w:rsid w:val="008B10EF"/>
    <w:rsid w:val="008B442C"/>
    <w:rsid w:val="008C43A4"/>
    <w:rsid w:val="008F1A37"/>
    <w:rsid w:val="0090646C"/>
    <w:rsid w:val="009100E6"/>
    <w:rsid w:val="009B2680"/>
    <w:rsid w:val="00A000C8"/>
    <w:rsid w:val="00A45210"/>
    <w:rsid w:val="00A717AD"/>
    <w:rsid w:val="00B01691"/>
    <w:rsid w:val="00B04756"/>
    <w:rsid w:val="00B150A2"/>
    <w:rsid w:val="00B24A6C"/>
    <w:rsid w:val="00B5431D"/>
    <w:rsid w:val="00B66D77"/>
    <w:rsid w:val="00BD4C43"/>
    <w:rsid w:val="00BF3434"/>
    <w:rsid w:val="00C22225"/>
    <w:rsid w:val="00C53C8C"/>
    <w:rsid w:val="00C57805"/>
    <w:rsid w:val="00C762A9"/>
    <w:rsid w:val="00CA0307"/>
    <w:rsid w:val="00D708F0"/>
    <w:rsid w:val="00E7535E"/>
    <w:rsid w:val="00EA1F9A"/>
    <w:rsid w:val="00EA305D"/>
    <w:rsid w:val="00EB5231"/>
    <w:rsid w:val="00EF16E6"/>
    <w:rsid w:val="00F82102"/>
    <w:rsid w:val="00F95C75"/>
    <w:rsid w:val="00FA7253"/>
    <w:rsid w:val="00FB1B55"/>
    <w:rsid w:val="00FE5EA9"/>
    <w:rsid w:val="00FE6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2526B"/>
  <w15:chartTrackingRefBased/>
  <w15:docId w15:val="{C8B464E4-E446-A444-89D3-4AAA6EC6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6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46C"/>
    <w:rPr>
      <w:rFonts w:eastAsiaTheme="majorEastAsia" w:cstheme="majorBidi"/>
      <w:color w:val="272727" w:themeColor="text1" w:themeTint="D8"/>
    </w:rPr>
  </w:style>
  <w:style w:type="paragraph" w:styleId="Title">
    <w:name w:val="Title"/>
    <w:basedOn w:val="Normal"/>
    <w:next w:val="Normal"/>
    <w:link w:val="TitleChar"/>
    <w:uiPriority w:val="10"/>
    <w:qFormat/>
    <w:rsid w:val="00906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46C"/>
    <w:pPr>
      <w:spacing w:before="160"/>
      <w:jc w:val="center"/>
    </w:pPr>
    <w:rPr>
      <w:i/>
      <w:iCs/>
      <w:color w:val="404040" w:themeColor="text1" w:themeTint="BF"/>
    </w:rPr>
  </w:style>
  <w:style w:type="character" w:customStyle="1" w:styleId="QuoteChar">
    <w:name w:val="Quote Char"/>
    <w:basedOn w:val="DefaultParagraphFont"/>
    <w:link w:val="Quote"/>
    <w:uiPriority w:val="29"/>
    <w:rsid w:val="0090646C"/>
    <w:rPr>
      <w:i/>
      <w:iCs/>
      <w:color w:val="404040" w:themeColor="text1" w:themeTint="BF"/>
    </w:rPr>
  </w:style>
  <w:style w:type="paragraph" w:styleId="ListParagraph">
    <w:name w:val="List Paragraph"/>
    <w:basedOn w:val="Normal"/>
    <w:qFormat/>
    <w:rsid w:val="0090646C"/>
    <w:pPr>
      <w:ind w:left="720"/>
      <w:contextualSpacing/>
    </w:pPr>
  </w:style>
  <w:style w:type="character" w:styleId="IntenseEmphasis">
    <w:name w:val="Intense Emphasis"/>
    <w:basedOn w:val="DefaultParagraphFont"/>
    <w:uiPriority w:val="21"/>
    <w:qFormat/>
    <w:rsid w:val="0090646C"/>
    <w:rPr>
      <w:i/>
      <w:iCs/>
      <w:color w:val="0F4761" w:themeColor="accent1" w:themeShade="BF"/>
    </w:rPr>
  </w:style>
  <w:style w:type="paragraph" w:styleId="IntenseQuote">
    <w:name w:val="Intense Quote"/>
    <w:basedOn w:val="Normal"/>
    <w:next w:val="Normal"/>
    <w:link w:val="IntenseQuoteChar"/>
    <w:uiPriority w:val="30"/>
    <w:qFormat/>
    <w:rsid w:val="00906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46C"/>
    <w:rPr>
      <w:i/>
      <w:iCs/>
      <w:color w:val="0F4761" w:themeColor="accent1" w:themeShade="BF"/>
    </w:rPr>
  </w:style>
  <w:style w:type="character" w:styleId="IntenseReference">
    <w:name w:val="Intense Reference"/>
    <w:basedOn w:val="DefaultParagraphFont"/>
    <w:uiPriority w:val="32"/>
    <w:qFormat/>
    <w:rsid w:val="0090646C"/>
    <w:rPr>
      <w:b/>
      <w:bCs/>
      <w:smallCaps/>
      <w:color w:val="0F4761" w:themeColor="accent1" w:themeShade="BF"/>
      <w:spacing w:val="5"/>
    </w:rPr>
  </w:style>
  <w:style w:type="paragraph" w:styleId="Bibliography">
    <w:name w:val="Bibliography"/>
    <w:basedOn w:val="Normal"/>
    <w:next w:val="Normal"/>
    <w:uiPriority w:val="37"/>
    <w:unhideWhenUsed/>
    <w:rsid w:val="00A45210"/>
    <w:pPr>
      <w:tabs>
        <w:tab w:val="left" w:pos="380"/>
      </w:tabs>
      <w:spacing w:after="0" w:line="480" w:lineRule="auto"/>
      <w:ind w:left="384" w:hanging="384"/>
    </w:pPr>
  </w:style>
  <w:style w:type="character" w:styleId="CommentReference">
    <w:name w:val="annotation reference"/>
    <w:basedOn w:val="DefaultParagraphFont"/>
    <w:uiPriority w:val="99"/>
    <w:semiHidden/>
    <w:unhideWhenUsed/>
    <w:rsid w:val="001D4BFD"/>
    <w:rPr>
      <w:sz w:val="16"/>
      <w:szCs w:val="16"/>
    </w:rPr>
  </w:style>
  <w:style w:type="paragraph" w:styleId="CommentText">
    <w:name w:val="annotation text"/>
    <w:basedOn w:val="Normal"/>
    <w:link w:val="CommentTextChar"/>
    <w:uiPriority w:val="99"/>
    <w:unhideWhenUsed/>
    <w:rsid w:val="001D4BFD"/>
    <w:pPr>
      <w:spacing w:line="240" w:lineRule="auto"/>
    </w:pPr>
    <w:rPr>
      <w:sz w:val="20"/>
      <w:szCs w:val="20"/>
    </w:rPr>
  </w:style>
  <w:style w:type="character" w:customStyle="1" w:styleId="CommentTextChar">
    <w:name w:val="Comment Text Char"/>
    <w:basedOn w:val="DefaultParagraphFont"/>
    <w:link w:val="CommentText"/>
    <w:uiPriority w:val="99"/>
    <w:rsid w:val="001D4BFD"/>
    <w:rPr>
      <w:sz w:val="20"/>
      <w:szCs w:val="20"/>
    </w:rPr>
  </w:style>
  <w:style w:type="paragraph" w:styleId="CommentSubject">
    <w:name w:val="annotation subject"/>
    <w:basedOn w:val="CommentText"/>
    <w:next w:val="CommentText"/>
    <w:link w:val="CommentSubjectChar"/>
    <w:uiPriority w:val="99"/>
    <w:semiHidden/>
    <w:unhideWhenUsed/>
    <w:rsid w:val="001D4BFD"/>
    <w:rPr>
      <w:b/>
      <w:bCs/>
    </w:rPr>
  </w:style>
  <w:style w:type="character" w:customStyle="1" w:styleId="CommentSubjectChar">
    <w:name w:val="Comment Subject Char"/>
    <w:basedOn w:val="CommentTextChar"/>
    <w:link w:val="CommentSubject"/>
    <w:uiPriority w:val="99"/>
    <w:semiHidden/>
    <w:rsid w:val="001D4BFD"/>
    <w:rPr>
      <w:b/>
      <w:bCs/>
      <w:sz w:val="20"/>
      <w:szCs w:val="20"/>
    </w:rPr>
  </w:style>
  <w:style w:type="paragraph" w:styleId="Revision">
    <w:name w:val="Revision"/>
    <w:hidden/>
    <w:uiPriority w:val="99"/>
    <w:semiHidden/>
    <w:rsid w:val="002404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97</TotalTime>
  <Pages>6</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Gangwar</dc:creator>
  <cp:keywords/>
  <dc:description/>
  <cp:lastModifiedBy>Suman Neupane</cp:lastModifiedBy>
  <cp:revision>55</cp:revision>
  <dcterms:created xsi:type="dcterms:W3CDTF">2026-10-29T05:43:00Z</dcterms:created>
  <dcterms:modified xsi:type="dcterms:W3CDTF">2026-10-30T19:13:00Z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id="jrCinVKg"/&gt;&lt;style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